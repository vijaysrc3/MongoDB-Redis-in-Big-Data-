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A7A2B" w14:textId="568C8EC6" w:rsidR="00F42D82" w:rsidDel="00F21BB3" w:rsidRDefault="00F42D82">
      <w:pPr>
        <w:rPr>
          <w:del w:id="0" w:author="Banaei-Kashani, Farnoush" w:date="2021-08-26T14:58:00Z"/>
          <w:sz w:val="48"/>
          <w:szCs w:val="48"/>
          <w:u w:val="single"/>
        </w:rPr>
      </w:pPr>
      <w:del w:id="1" w:author="Banaei-Kashani, Farnoush" w:date="2021-08-26T14:58:00Z">
        <w:r w:rsidDel="00F21BB3">
          <w:rPr>
            <w:sz w:val="48"/>
            <w:szCs w:val="48"/>
            <w:u w:val="single"/>
          </w:rPr>
          <w:delText xml:space="preserve">How to set up and login to </w:delText>
        </w:r>
        <w:r w:rsidR="00B34966" w:rsidDel="00F21BB3">
          <w:rPr>
            <w:sz w:val="48"/>
            <w:szCs w:val="48"/>
            <w:u w:val="single"/>
          </w:rPr>
          <w:delText xml:space="preserve">Microsoft </w:delText>
        </w:r>
        <w:r w:rsidDel="00F21BB3">
          <w:rPr>
            <w:sz w:val="48"/>
            <w:szCs w:val="48"/>
            <w:u w:val="single"/>
          </w:rPr>
          <w:delText>Team</w:delText>
        </w:r>
      </w:del>
    </w:p>
    <w:p w14:paraId="169E05A3" w14:textId="694E27D4" w:rsidR="00F42D82" w:rsidDel="00F21BB3" w:rsidRDefault="00F42D82">
      <w:pPr>
        <w:rPr>
          <w:del w:id="2" w:author="Banaei-Kashani, Farnoush" w:date="2021-08-26T14:58:00Z"/>
          <w:sz w:val="48"/>
          <w:szCs w:val="48"/>
          <w:u w:val="single"/>
        </w:rPr>
      </w:pPr>
    </w:p>
    <w:p w14:paraId="21B97E61" w14:textId="19EC63F3" w:rsidR="00F42D82" w:rsidDel="00F21BB3" w:rsidRDefault="00F42D82">
      <w:pPr>
        <w:rPr>
          <w:del w:id="3" w:author="Banaei-Kashani, Farnoush" w:date="2021-08-26T14:58:00Z"/>
          <w:sz w:val="28"/>
          <w:szCs w:val="28"/>
          <w:u w:val="single"/>
        </w:rPr>
      </w:pPr>
      <w:del w:id="4" w:author="Banaei-Kashani, Farnoush" w:date="2021-08-26T14:58:00Z">
        <w:r w:rsidRPr="00F42D82" w:rsidDel="00F21BB3">
          <w:rPr>
            <w:sz w:val="28"/>
            <w:szCs w:val="28"/>
            <w:u w:val="single"/>
          </w:rPr>
          <w:delText>How to install in Windows</w:delText>
        </w:r>
      </w:del>
    </w:p>
    <w:p w14:paraId="49E98DF1" w14:textId="1CC31F3F" w:rsidR="00F42D82" w:rsidRPr="00F42D82" w:rsidDel="00F21BB3" w:rsidRDefault="00F42D82">
      <w:pPr>
        <w:rPr>
          <w:del w:id="5" w:author="Banaei-Kashani, Farnoush" w:date="2021-08-26T14:58:00Z"/>
          <w:sz w:val="28"/>
          <w:szCs w:val="28"/>
          <w:u w:val="single"/>
        </w:rPr>
      </w:pPr>
    </w:p>
    <w:p w14:paraId="6E18393C" w14:textId="6112C0EE" w:rsidR="00F42D82" w:rsidDel="00F21BB3" w:rsidRDefault="00F91A61">
      <w:pPr>
        <w:rPr>
          <w:del w:id="6" w:author="Banaei-Kashani, Farnoush" w:date="2021-08-26T14:58:00Z"/>
          <w:sz w:val="28"/>
          <w:szCs w:val="28"/>
          <w:u w:val="single"/>
        </w:rPr>
      </w:pPr>
      <w:del w:id="7" w:author="Banaei-Kashani, Farnoush" w:date="2021-08-26T14:58:00Z">
        <w:r w:rsidDel="00F21BB3">
          <w:fldChar w:fldCharType="begin"/>
        </w:r>
        <w:r w:rsidDel="00F21BB3">
          <w:delInstrText xml:space="preserve"> HYPERLINK "https://my.alfred.edu/information-technology-services/helpdesk/teams-window-install.cfm" </w:delInstrText>
        </w:r>
        <w:r w:rsidDel="00F21BB3">
          <w:fldChar w:fldCharType="separate"/>
        </w:r>
        <w:r w:rsidR="00F42D82" w:rsidRPr="003B197E" w:rsidDel="00F21BB3">
          <w:rPr>
            <w:rStyle w:val="Hyperlink"/>
            <w:sz w:val="28"/>
            <w:szCs w:val="28"/>
          </w:rPr>
          <w:delText>https://my.alfred.edu/information-technology-services/helpdesk/teams-window-install.cfm</w:delText>
        </w:r>
        <w:r w:rsidDel="00F21BB3">
          <w:rPr>
            <w:rStyle w:val="Hyperlink"/>
            <w:sz w:val="28"/>
            <w:szCs w:val="28"/>
          </w:rPr>
          <w:fldChar w:fldCharType="end"/>
        </w:r>
      </w:del>
    </w:p>
    <w:p w14:paraId="6B9A8062" w14:textId="27804AE5" w:rsidR="00F42D82" w:rsidDel="00F21BB3" w:rsidRDefault="00F42D82">
      <w:pPr>
        <w:rPr>
          <w:del w:id="8" w:author="Banaei-Kashani, Farnoush" w:date="2021-08-26T14:58:00Z"/>
          <w:sz w:val="28"/>
          <w:szCs w:val="28"/>
          <w:u w:val="single"/>
        </w:rPr>
      </w:pPr>
    </w:p>
    <w:p w14:paraId="212EDB65" w14:textId="6A9E6CB5" w:rsidR="00F42D82" w:rsidDel="00F21BB3" w:rsidRDefault="00F42D82">
      <w:pPr>
        <w:rPr>
          <w:del w:id="9" w:author="Banaei-Kashani, Farnoush" w:date="2021-08-26T14:58:00Z"/>
          <w:sz w:val="28"/>
          <w:szCs w:val="28"/>
          <w:u w:val="single"/>
        </w:rPr>
      </w:pPr>
      <w:del w:id="10" w:author="Banaei-Kashani, Farnoush" w:date="2021-08-26T14:58:00Z">
        <w:r w:rsidDel="00F21BB3">
          <w:rPr>
            <w:sz w:val="28"/>
            <w:szCs w:val="28"/>
            <w:u w:val="single"/>
          </w:rPr>
          <w:delText>How to install in Mac OS</w:delText>
        </w:r>
      </w:del>
    </w:p>
    <w:p w14:paraId="14E453DD" w14:textId="198C4433" w:rsidR="00F42D82" w:rsidDel="00F21BB3" w:rsidRDefault="00F91A61">
      <w:pPr>
        <w:rPr>
          <w:del w:id="11" w:author="Banaei-Kashani, Farnoush" w:date="2021-08-26T14:58:00Z"/>
          <w:sz w:val="28"/>
          <w:szCs w:val="28"/>
          <w:u w:val="single"/>
        </w:rPr>
      </w:pPr>
      <w:del w:id="12" w:author="Banaei-Kashani, Farnoush" w:date="2021-08-26T14:58:00Z">
        <w:r w:rsidDel="00F21BB3">
          <w:fldChar w:fldCharType="begin"/>
        </w:r>
        <w:r w:rsidDel="00F21BB3">
          <w:delInstrText xml:space="preserve"> HYPERLINK "https://www.cu.edu/doc/macos-teams-setup-and-basic-functionspdf" </w:delInstrText>
        </w:r>
        <w:r w:rsidDel="00F21BB3">
          <w:fldChar w:fldCharType="separate"/>
        </w:r>
        <w:r w:rsidR="00F42D82" w:rsidRPr="003B197E" w:rsidDel="00F21BB3">
          <w:rPr>
            <w:rStyle w:val="Hyperlink"/>
            <w:sz w:val="28"/>
            <w:szCs w:val="28"/>
          </w:rPr>
          <w:delText>https://www.cu.edu/doc/macos-teams-setup-and-basic-functionspdf</w:delText>
        </w:r>
        <w:r w:rsidDel="00F21BB3">
          <w:rPr>
            <w:rStyle w:val="Hyperlink"/>
            <w:sz w:val="28"/>
            <w:szCs w:val="28"/>
          </w:rPr>
          <w:fldChar w:fldCharType="end"/>
        </w:r>
      </w:del>
    </w:p>
    <w:p w14:paraId="4DD77A64" w14:textId="35210B08" w:rsidR="00F42D82" w:rsidDel="00F21BB3" w:rsidRDefault="00F42D82" w:rsidP="00F42D82">
      <w:pPr>
        <w:rPr>
          <w:del w:id="13" w:author="Banaei-Kashani, Farnoush" w:date="2021-08-26T14:58:00Z"/>
          <w:sz w:val="28"/>
          <w:szCs w:val="28"/>
          <w:u w:val="single"/>
        </w:rPr>
      </w:pPr>
    </w:p>
    <w:p w14:paraId="6CD7C1B7" w14:textId="0E9892B8" w:rsidR="00F42D82" w:rsidRPr="00F42D82" w:rsidDel="00F21BB3" w:rsidRDefault="00F42D82" w:rsidP="00F42D82">
      <w:pPr>
        <w:rPr>
          <w:del w:id="14" w:author="Banaei-Kashani, Farnoush" w:date="2021-08-26T14:58:00Z"/>
          <w:sz w:val="26"/>
          <w:szCs w:val="26"/>
        </w:rPr>
      </w:pPr>
      <w:del w:id="15" w:author="Banaei-Kashani, Farnoush" w:date="2021-08-26T14:58:00Z">
        <w:r w:rsidRPr="00F42D82" w:rsidDel="00F21BB3">
          <w:rPr>
            <w:sz w:val="26"/>
            <w:szCs w:val="26"/>
          </w:rPr>
          <w:delText xml:space="preserve">After successful logging in, click on the link below to be redirected to </w:delText>
        </w:r>
        <w:r w:rsidRPr="00F42D82" w:rsidDel="00F21BB3">
          <w:rPr>
            <w:rFonts w:ascii="Calibri" w:hAnsi="Calibri" w:cs="Calibri"/>
            <w:color w:val="1F497D"/>
            <w:sz w:val="26"/>
            <w:szCs w:val="26"/>
            <w:shd w:val="clear" w:color="auto" w:fill="FFFFFF"/>
          </w:rPr>
          <w:delText xml:space="preserve">CSCI 4951-5951 </w:delText>
        </w:r>
        <w:r w:rsidRPr="00F42D82" w:rsidDel="00F21BB3">
          <w:rPr>
            <w:sz w:val="26"/>
            <w:szCs w:val="26"/>
          </w:rPr>
          <w:delText>channel</w:delText>
        </w:r>
      </w:del>
    </w:p>
    <w:p w14:paraId="4CA43D49" w14:textId="17EAFA36" w:rsidR="00F42D82" w:rsidDel="00F21BB3" w:rsidRDefault="00F42D82">
      <w:pPr>
        <w:rPr>
          <w:del w:id="16" w:author="Banaei-Kashani, Farnoush" w:date="2021-08-26T14:58:00Z"/>
          <w:sz w:val="24"/>
          <w:szCs w:val="24"/>
        </w:rPr>
      </w:pPr>
      <w:del w:id="17" w:author="Banaei-Kashani, Farnoush" w:date="2021-08-26T14:58:00Z">
        <w:r w:rsidDel="00F21BB3">
          <w:rPr>
            <w:sz w:val="24"/>
            <w:szCs w:val="24"/>
          </w:rPr>
          <w:delText xml:space="preserve"> </w:delText>
        </w:r>
        <w:r w:rsidR="00F91A61" w:rsidDel="00F21BB3">
          <w:fldChar w:fldCharType="begin"/>
        </w:r>
        <w:r w:rsidR="00F91A61" w:rsidDel="00F21BB3">
          <w:delInstrText xml:space="preserve"> HYPERLINK "https://teams.microsoft.com/l/channel/19%3adZGFuHt5fuq32Anp_3J4SyQvBNyBGlRy31qaZyiDHEM1%40thread.tacv2/General?groupId=5c10637a-9697-4549-84fb-02b2f6f14eba&amp;tenantId=563337ca-a517-421a-aae0-1aa5b414fd7f" </w:delInstrText>
        </w:r>
        <w:r w:rsidR="00F91A61" w:rsidDel="00F21BB3">
          <w:fldChar w:fldCharType="separate"/>
        </w:r>
        <w:r w:rsidRPr="003B197E" w:rsidDel="00F21BB3">
          <w:rPr>
            <w:rStyle w:val="Hyperlink"/>
            <w:sz w:val="24"/>
            <w:szCs w:val="24"/>
          </w:rPr>
          <w:delText>https://teams.microsoft.com/l/channel/19%3adZGFuHt5fuq32Anp_3J4SyQvBNyBGlRy31qaZyiDHEM1%40thread.tacv2/General?groupId=5c10637a-9697-4549-84fb-02b2f6f14eba&amp;tenantId=563337ca-a517-421a-aae0-1aa5b414fd7f</w:delText>
        </w:r>
        <w:r w:rsidR="00F91A61" w:rsidDel="00F21BB3">
          <w:rPr>
            <w:rStyle w:val="Hyperlink"/>
            <w:sz w:val="24"/>
            <w:szCs w:val="24"/>
          </w:rPr>
          <w:fldChar w:fldCharType="end"/>
        </w:r>
      </w:del>
    </w:p>
    <w:p w14:paraId="48728DEA" w14:textId="2C8D9501" w:rsidR="00F42D82" w:rsidRPr="00F42D82" w:rsidDel="00F21BB3" w:rsidRDefault="00F42D82">
      <w:pPr>
        <w:rPr>
          <w:del w:id="18" w:author="Banaei-Kashani, Farnoush" w:date="2021-08-26T14:58:00Z"/>
          <w:sz w:val="24"/>
          <w:szCs w:val="24"/>
        </w:rPr>
      </w:pPr>
    </w:p>
    <w:p w14:paraId="75F4D8AE" w14:textId="0E21D424" w:rsidR="00981108" w:rsidRPr="00981108" w:rsidDel="00910FC7" w:rsidRDefault="00981108">
      <w:pPr>
        <w:rPr>
          <w:del w:id="19" w:author="Nguyen, Khang" w:date="2021-09-12T13:12:00Z"/>
          <w:sz w:val="48"/>
          <w:szCs w:val="48"/>
          <w:u w:val="single"/>
        </w:rPr>
      </w:pPr>
      <w:del w:id="20" w:author="Nguyen, Khang" w:date="2021-09-12T13:12:00Z">
        <w:r w:rsidRPr="00981108" w:rsidDel="00910FC7">
          <w:rPr>
            <w:sz w:val="48"/>
            <w:szCs w:val="48"/>
            <w:u w:val="single"/>
          </w:rPr>
          <w:delText>How to set up Jupyterhub notebook account</w:delText>
        </w:r>
      </w:del>
    </w:p>
    <w:p w14:paraId="5B0DFC37" w14:textId="5281B88F" w:rsidR="00981108" w:rsidRPr="004641A5" w:rsidDel="00910FC7" w:rsidRDefault="004641A5">
      <w:pPr>
        <w:rPr>
          <w:del w:id="21" w:author="Nguyen, Khang" w:date="2021-09-12T13:12:00Z"/>
          <w:sz w:val="28"/>
          <w:szCs w:val="28"/>
          <w:rPrChange w:id="22" w:author="Banaei-Kashani, Farnoush" w:date="2021-08-26T15:13:00Z">
            <w:rPr>
              <w:del w:id="23" w:author="Nguyen, Khang" w:date="2021-09-12T13:12:00Z"/>
            </w:rPr>
          </w:rPrChange>
        </w:rPr>
      </w:pPr>
      <w:ins w:id="24" w:author="Banaei-Kashani, Farnoush" w:date="2021-08-26T15:13:00Z">
        <w:del w:id="25" w:author="Nguyen, Khang" w:date="2021-09-12T13:12:00Z">
          <w:r w:rsidRPr="004641A5" w:rsidDel="00910FC7">
            <w:rPr>
              <w:sz w:val="28"/>
              <w:szCs w:val="28"/>
              <w:rPrChange w:id="26" w:author="Banaei-Kashani, Farnoush" w:date="2021-08-26T15:13:00Z">
                <w:rPr/>
              </w:rPrChange>
            </w:rPr>
            <w:delText>In prepa</w:delText>
          </w:r>
          <w:r w:rsidDel="00910FC7">
            <w:rPr>
              <w:sz w:val="28"/>
              <w:szCs w:val="28"/>
            </w:rPr>
            <w:delText>ration for performing your assignments, you should create a Jupyter</w:delText>
          </w:r>
        </w:del>
      </w:ins>
      <w:ins w:id="27" w:author="Banaei-Kashani, Farnoush" w:date="2021-08-26T15:14:00Z">
        <w:del w:id="28" w:author="Nguyen, Khang" w:date="2021-09-12T13:12:00Z">
          <w:r w:rsidDel="00910FC7">
            <w:rPr>
              <w:sz w:val="28"/>
              <w:szCs w:val="28"/>
            </w:rPr>
            <w:delText>hub</w:delText>
          </w:r>
        </w:del>
      </w:ins>
      <w:ins w:id="29" w:author="Banaei-Kashani, Farnoush" w:date="2021-08-26T15:13:00Z">
        <w:del w:id="30" w:author="Nguyen, Khang" w:date="2021-09-12T13:12:00Z">
          <w:r w:rsidDel="00910FC7">
            <w:rPr>
              <w:sz w:val="28"/>
              <w:szCs w:val="28"/>
            </w:rPr>
            <w:delText xml:space="preserve"> </w:delText>
          </w:r>
        </w:del>
      </w:ins>
      <w:ins w:id="31" w:author="Banaei-Kashani, Farnoush" w:date="2021-08-26T15:14:00Z">
        <w:del w:id="32" w:author="Nguyen, Khang" w:date="2021-09-12T13:12:00Z">
          <w:r w:rsidDel="00910FC7">
            <w:rPr>
              <w:sz w:val="28"/>
              <w:szCs w:val="28"/>
            </w:rPr>
            <w:delText>account on the course computing platform as follows.</w:delText>
          </w:r>
        </w:del>
      </w:ins>
    </w:p>
    <w:p w14:paraId="3255E509" w14:textId="59F691DA" w:rsidR="00846A89" w:rsidRPr="00846A89" w:rsidDel="00910FC7" w:rsidRDefault="00846A89">
      <w:pPr>
        <w:rPr>
          <w:del w:id="33" w:author="Nguyen, Khang" w:date="2021-09-12T13:12:00Z"/>
          <w:sz w:val="28"/>
          <w:szCs w:val="28"/>
        </w:rPr>
      </w:pPr>
      <w:del w:id="34" w:author="Nguyen, Khang" w:date="2021-09-12T13:12:00Z">
        <w:r w:rsidRPr="00846A89" w:rsidDel="00910FC7">
          <w:rPr>
            <w:sz w:val="28"/>
            <w:szCs w:val="28"/>
          </w:rPr>
          <w:delText xml:space="preserve">Go to </w:delText>
        </w:r>
        <w:r w:rsidR="009D46DB" w:rsidDel="00910FC7">
          <w:fldChar w:fldCharType="begin"/>
        </w:r>
        <w:r w:rsidR="009D46DB" w:rsidDel="00910FC7">
          <w:delInstrText xml:space="preserve"> HYPERLINK "https://kubemaster.ucdenver.pvt:30662/" </w:delInstrText>
        </w:r>
        <w:r w:rsidR="009D46DB" w:rsidDel="00910FC7">
          <w:fldChar w:fldCharType="separate"/>
        </w:r>
        <w:r w:rsidRPr="00846A89" w:rsidDel="00910FC7">
          <w:rPr>
            <w:rStyle w:val="Hyperlink"/>
            <w:sz w:val="28"/>
            <w:szCs w:val="28"/>
          </w:rPr>
          <w:delText>https://kubemaster.ucdenver.pvt:30662/</w:delText>
        </w:r>
        <w:r w:rsidR="009D46DB" w:rsidDel="00910FC7">
          <w:rPr>
            <w:rStyle w:val="Hyperlink"/>
            <w:sz w:val="28"/>
            <w:szCs w:val="28"/>
          </w:rPr>
          <w:fldChar w:fldCharType="end"/>
        </w:r>
      </w:del>
    </w:p>
    <w:p w14:paraId="4D767F77" w14:textId="3E4D18CD" w:rsidR="00846A89" w:rsidRPr="00846A89" w:rsidDel="00910FC7" w:rsidRDefault="00846A89">
      <w:pPr>
        <w:rPr>
          <w:del w:id="35" w:author="Nguyen, Khang" w:date="2021-09-12T13:12:00Z"/>
          <w:sz w:val="28"/>
          <w:szCs w:val="28"/>
        </w:rPr>
      </w:pPr>
      <w:del w:id="36" w:author="Nguyen, Khang" w:date="2021-09-12T13:12:00Z">
        <w:r w:rsidRPr="00846A89" w:rsidDel="00910FC7">
          <w:rPr>
            <w:sz w:val="28"/>
            <w:szCs w:val="28"/>
          </w:rPr>
          <w:delText>You will see your screen looks like the image below</w:delText>
        </w:r>
      </w:del>
      <w:ins w:id="37" w:author="Banaei-Kashani, Farnoush" w:date="2021-08-26T14:58:00Z">
        <w:del w:id="38" w:author="Nguyen, Khang" w:date="2021-09-12T13:12:00Z">
          <w:r w:rsidR="00F21BB3" w:rsidDel="00910FC7">
            <w:rPr>
              <w:sz w:val="28"/>
              <w:szCs w:val="28"/>
            </w:rPr>
            <w:delText>the following screen:</w:delText>
          </w:r>
        </w:del>
      </w:ins>
    </w:p>
    <w:p w14:paraId="1567B2B0" w14:textId="57265829" w:rsidR="00981108" w:rsidDel="00910FC7" w:rsidRDefault="00846A89">
      <w:pPr>
        <w:rPr>
          <w:del w:id="39" w:author="Nguyen, Khang" w:date="2021-09-12T13:12:00Z"/>
        </w:rPr>
      </w:pPr>
      <w:del w:id="40" w:author="Nguyen, Khang" w:date="2021-09-12T13:12:00Z">
        <w:r w:rsidDel="00910FC7">
          <w:rPr>
            <w:noProof/>
          </w:rPr>
          <w:drawing>
            <wp:inline distT="0" distB="0" distL="0" distR="0" wp14:anchorId="743E703C" wp14:editId="0E03B8AB">
              <wp:extent cx="7863230" cy="3847606"/>
              <wp:effectExtent l="0" t="0" r="4445" b="635"/>
              <wp:docPr id="18" name="Picture 18" descr="Graphical user interface,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Picture 18" descr="Graphical user interface, text&#10;&#10;Description automatically generated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66639" cy="384927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A9EB732" w14:textId="7510F6E1" w:rsidR="00F21BB3" w:rsidDel="00910FC7" w:rsidRDefault="00F21BB3">
      <w:pPr>
        <w:rPr>
          <w:ins w:id="41" w:author="Banaei-Kashani, Farnoush" w:date="2021-08-26T14:59:00Z"/>
          <w:del w:id="42" w:author="Nguyen, Khang" w:date="2021-09-12T13:12:00Z"/>
          <w:sz w:val="28"/>
          <w:szCs w:val="28"/>
        </w:rPr>
      </w:pPr>
    </w:p>
    <w:p w14:paraId="1ECFF1DD" w14:textId="26DC1BB6" w:rsidR="00F21BB3" w:rsidDel="00910FC7" w:rsidRDefault="00F21BB3">
      <w:pPr>
        <w:rPr>
          <w:ins w:id="43" w:author="Banaei-Kashani, Farnoush" w:date="2021-08-26T14:59:00Z"/>
          <w:del w:id="44" w:author="Nguyen, Khang" w:date="2021-09-12T13:12:00Z"/>
          <w:sz w:val="28"/>
          <w:szCs w:val="28"/>
        </w:rPr>
      </w:pPr>
    </w:p>
    <w:p w14:paraId="4C972189" w14:textId="19FA5C42" w:rsidR="00981108" w:rsidDel="00910FC7" w:rsidRDefault="00846A89">
      <w:pPr>
        <w:rPr>
          <w:del w:id="45" w:author="Nguyen, Khang" w:date="2021-09-12T13:12:00Z"/>
          <w:sz w:val="28"/>
          <w:szCs w:val="28"/>
        </w:rPr>
      </w:pPr>
      <w:del w:id="46" w:author="Nguyen, Khang" w:date="2021-09-12T13:12:00Z">
        <w:r w:rsidRPr="00846A89" w:rsidDel="00910FC7">
          <w:rPr>
            <w:sz w:val="28"/>
            <w:szCs w:val="28"/>
          </w:rPr>
          <w:delText xml:space="preserve">Click </w:delText>
        </w:r>
      </w:del>
      <w:ins w:id="47" w:author="Banaei-Kashani, Farnoush" w:date="2021-08-26T14:58:00Z">
        <w:del w:id="48" w:author="Nguyen, Khang" w:date="2021-09-12T13:12:00Z">
          <w:r w:rsidR="00F21BB3" w:rsidDel="00910FC7">
            <w:rPr>
              <w:sz w:val="28"/>
              <w:szCs w:val="28"/>
            </w:rPr>
            <w:delText>“</w:delText>
          </w:r>
        </w:del>
      </w:ins>
      <w:del w:id="49" w:author="Nguyen, Khang" w:date="2021-09-12T13:12:00Z">
        <w:r w:rsidRPr="00846A89" w:rsidDel="00910FC7">
          <w:rPr>
            <w:sz w:val="28"/>
            <w:szCs w:val="28"/>
          </w:rPr>
          <w:delText>Sign in With Azure AD</w:delText>
        </w:r>
      </w:del>
      <w:ins w:id="50" w:author="Banaei-Kashani, Farnoush" w:date="2021-08-26T14:58:00Z">
        <w:del w:id="51" w:author="Nguyen, Khang" w:date="2021-09-12T13:12:00Z">
          <w:r w:rsidR="00F21BB3" w:rsidDel="00910FC7">
            <w:rPr>
              <w:sz w:val="28"/>
              <w:szCs w:val="28"/>
            </w:rPr>
            <w:delText>”</w:delText>
          </w:r>
        </w:del>
      </w:ins>
      <w:del w:id="52" w:author="Nguyen, Khang" w:date="2021-09-12T13:12:00Z">
        <w:r w:rsidRPr="00846A89" w:rsidDel="00910FC7">
          <w:rPr>
            <w:sz w:val="28"/>
            <w:szCs w:val="28"/>
          </w:rPr>
          <w:delText>, you will be redirect to UCDenver Login Page</w:delText>
        </w:r>
        <w:r w:rsidDel="00910FC7">
          <w:rPr>
            <w:sz w:val="28"/>
            <w:szCs w:val="28"/>
          </w:rPr>
          <w:delText xml:space="preserve">. Fill out your email. </w:delText>
        </w:r>
      </w:del>
    </w:p>
    <w:p w14:paraId="33C88B6C" w14:textId="2CD3A3F6" w:rsidR="00846A89" w:rsidRPr="00846A89" w:rsidDel="00910FC7" w:rsidRDefault="00846A89">
      <w:pPr>
        <w:rPr>
          <w:del w:id="53" w:author="Nguyen, Khang" w:date="2021-09-12T13:12:00Z"/>
          <w:sz w:val="28"/>
          <w:szCs w:val="28"/>
        </w:rPr>
      </w:pPr>
      <w:del w:id="54" w:author="Nguyen, Khang" w:date="2021-09-12T13:12:00Z">
        <w:r w:rsidDel="00910FC7">
          <w:rPr>
            <w:sz w:val="28"/>
            <w:szCs w:val="28"/>
          </w:rPr>
          <w:delText>Example: khang.n.nguyen@ucdenver.edu</w:delText>
        </w:r>
      </w:del>
    </w:p>
    <w:p w14:paraId="728D0916" w14:textId="73DA0ED8" w:rsidR="00846A89" w:rsidDel="00910FC7" w:rsidRDefault="00846A89">
      <w:pPr>
        <w:rPr>
          <w:del w:id="55" w:author="Nguyen, Khang" w:date="2021-09-12T13:12:00Z"/>
        </w:rPr>
      </w:pPr>
      <w:del w:id="56" w:author="Nguyen, Khang" w:date="2021-09-12T13:12:00Z">
        <w:r w:rsidDel="00910FC7">
          <w:rPr>
            <w:noProof/>
          </w:rPr>
          <w:drawing>
            <wp:inline distT="0" distB="0" distL="0" distR="0" wp14:anchorId="74BB0598" wp14:editId="2344019B">
              <wp:extent cx="5943600" cy="2921330"/>
              <wp:effectExtent l="0" t="0" r="0" b="0"/>
              <wp:docPr id="19" name="Picture 19" descr="Graphical user interface, application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" name="Picture 19" descr="Graphical user interface, application&#10;&#10;Description automatically generated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4637" cy="292183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3C25DB7B" w14:textId="0F7863AA" w:rsidR="00F21BB3" w:rsidDel="00910FC7" w:rsidRDefault="00F21BB3">
      <w:pPr>
        <w:rPr>
          <w:ins w:id="57" w:author="Banaei-Kashani, Farnoush" w:date="2021-08-26T14:59:00Z"/>
          <w:del w:id="58" w:author="Nguyen, Khang" w:date="2021-09-12T13:12:00Z"/>
          <w:sz w:val="28"/>
          <w:szCs w:val="28"/>
        </w:rPr>
      </w:pPr>
    </w:p>
    <w:p w14:paraId="2B68036C" w14:textId="18943984" w:rsidR="00F21BB3" w:rsidDel="00910FC7" w:rsidRDefault="00F21BB3">
      <w:pPr>
        <w:rPr>
          <w:ins w:id="59" w:author="Banaei-Kashani, Farnoush" w:date="2021-08-26T14:59:00Z"/>
          <w:del w:id="60" w:author="Nguyen, Khang" w:date="2021-09-12T13:12:00Z"/>
          <w:sz w:val="28"/>
          <w:szCs w:val="28"/>
        </w:rPr>
      </w:pPr>
    </w:p>
    <w:p w14:paraId="45E7162B" w14:textId="14AF403C" w:rsidR="00846A89" w:rsidRPr="00846A89" w:rsidDel="00910FC7" w:rsidRDefault="00846A89">
      <w:pPr>
        <w:rPr>
          <w:del w:id="61" w:author="Nguyen, Khang" w:date="2021-09-12T13:12:00Z"/>
          <w:sz w:val="28"/>
          <w:szCs w:val="28"/>
        </w:rPr>
      </w:pPr>
      <w:del w:id="62" w:author="Nguyen, Khang" w:date="2021-09-12T13:12:00Z">
        <w:r w:rsidRPr="00846A89" w:rsidDel="00910FC7">
          <w:rPr>
            <w:sz w:val="28"/>
            <w:szCs w:val="28"/>
          </w:rPr>
          <w:delText>You will be redirected to another UCDenver Login Page. Fill out</w:delText>
        </w:r>
      </w:del>
      <w:ins w:id="63" w:author="Banaei-Kashani, Farnoush" w:date="2021-08-26T14:59:00Z">
        <w:del w:id="64" w:author="Nguyen, Khang" w:date="2021-09-12T13:12:00Z">
          <w:r w:rsidR="00F21BB3" w:rsidDel="00910FC7">
            <w:rPr>
              <w:sz w:val="28"/>
              <w:szCs w:val="28"/>
            </w:rPr>
            <w:delText>Enter</w:delText>
          </w:r>
        </w:del>
      </w:ins>
      <w:del w:id="65" w:author="Nguyen, Khang" w:date="2021-09-12T13:12:00Z">
        <w:r w:rsidRPr="00846A89" w:rsidDel="00910FC7">
          <w:rPr>
            <w:sz w:val="28"/>
            <w:szCs w:val="28"/>
          </w:rPr>
          <w:delText xml:space="preserve"> your username/email and password in order to authenticate</w:delText>
        </w:r>
      </w:del>
      <w:ins w:id="66" w:author="Banaei-Kashani, Farnoush" w:date="2021-08-26T14:59:00Z">
        <w:del w:id="67" w:author="Nguyen, Khang" w:date="2021-09-12T13:12:00Z">
          <w:r w:rsidR="00F21BB3" w:rsidDel="00910FC7">
            <w:rPr>
              <w:sz w:val="28"/>
              <w:szCs w:val="28"/>
            </w:rPr>
            <w:delText>:</w:delText>
          </w:r>
        </w:del>
      </w:ins>
      <w:del w:id="68" w:author="Nguyen, Khang" w:date="2021-09-12T13:12:00Z">
        <w:r w:rsidRPr="00846A89" w:rsidDel="00910FC7">
          <w:rPr>
            <w:sz w:val="28"/>
            <w:szCs w:val="28"/>
          </w:rPr>
          <w:delText>.</w:delText>
        </w:r>
      </w:del>
    </w:p>
    <w:p w14:paraId="660CA6AF" w14:textId="223FF087" w:rsidR="00846A89" w:rsidDel="00910FC7" w:rsidRDefault="00846A89">
      <w:pPr>
        <w:rPr>
          <w:del w:id="69" w:author="Nguyen, Khang" w:date="2021-09-12T13:12:00Z"/>
        </w:rPr>
      </w:pPr>
    </w:p>
    <w:p w14:paraId="4D20A21D" w14:textId="4C66827E" w:rsidR="00846A89" w:rsidDel="00910FC7" w:rsidRDefault="00846A89">
      <w:pPr>
        <w:rPr>
          <w:del w:id="70" w:author="Nguyen, Khang" w:date="2021-09-12T13:12:00Z"/>
        </w:rPr>
      </w:pPr>
      <w:del w:id="71" w:author="Nguyen, Khang" w:date="2021-09-12T13:12:00Z">
        <w:r w:rsidDel="00910FC7">
          <w:rPr>
            <w:noProof/>
          </w:rPr>
          <w:drawing>
            <wp:inline distT="0" distB="0" distL="0" distR="0" wp14:anchorId="386F727F" wp14:editId="1B842B19">
              <wp:extent cx="5943600" cy="3225800"/>
              <wp:effectExtent l="0" t="0" r="0" b="0"/>
              <wp:docPr id="20" name="Picture 20" descr="Graphical user interface, application, website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" name="Picture 20" descr="Graphical user interface, application, website&#10;&#10;Description automatically generated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225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7554C8D" w14:textId="2AEA80B6" w:rsidR="00846A89" w:rsidDel="00910FC7" w:rsidRDefault="00846A89">
      <w:pPr>
        <w:rPr>
          <w:del w:id="72" w:author="Nguyen, Khang" w:date="2021-09-12T13:12:00Z"/>
        </w:rPr>
      </w:pPr>
      <w:del w:id="73" w:author="Nguyen, Khang" w:date="2021-09-12T13:12:00Z">
        <w:r w:rsidDel="00910FC7">
          <w:rPr>
            <w:noProof/>
          </w:rPr>
          <w:drawing>
            <wp:inline distT="0" distB="0" distL="0" distR="0" wp14:anchorId="082040B3" wp14:editId="26604A34">
              <wp:extent cx="5943600" cy="3129915"/>
              <wp:effectExtent l="0" t="0" r="0" b="0"/>
              <wp:docPr id="21" name="Picture 21" descr="Graphical user interface, application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" name="Picture 21" descr="Graphical user interface, application&#10;&#10;Description automatically generated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1299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4FCB9A66" w14:textId="4D9DA6C8" w:rsidR="00846A89" w:rsidDel="00910FC7" w:rsidRDefault="00846A89">
      <w:pPr>
        <w:rPr>
          <w:del w:id="74" w:author="Nguyen, Khang" w:date="2021-09-12T13:12:00Z"/>
        </w:rPr>
      </w:pPr>
    </w:p>
    <w:p w14:paraId="34142AE9" w14:textId="081FB6A6" w:rsidR="00846A89" w:rsidRPr="00846A89" w:rsidDel="00910FC7" w:rsidRDefault="00846A89">
      <w:pPr>
        <w:rPr>
          <w:del w:id="75" w:author="Nguyen, Khang" w:date="2021-09-12T13:12:00Z"/>
          <w:sz w:val="28"/>
          <w:szCs w:val="28"/>
        </w:rPr>
      </w:pPr>
      <w:del w:id="76" w:author="Nguyen, Khang" w:date="2021-09-12T13:12:00Z">
        <w:r w:rsidRPr="00846A89" w:rsidDel="00910FC7">
          <w:rPr>
            <w:sz w:val="28"/>
            <w:szCs w:val="28"/>
          </w:rPr>
          <w:delText>After successfully logging in, you will be able to see Jupyterhub Notebook. That it!</w:delText>
        </w:r>
      </w:del>
    </w:p>
    <w:p w14:paraId="6F8A4D9F" w14:textId="4879AF96" w:rsidR="00846A89" w:rsidDel="00910FC7" w:rsidRDefault="00846A89">
      <w:pPr>
        <w:rPr>
          <w:del w:id="77" w:author="Nguyen, Khang" w:date="2021-09-12T13:12:00Z"/>
        </w:rPr>
      </w:pPr>
      <w:del w:id="78" w:author="Nguyen, Khang" w:date="2021-09-12T13:12:00Z">
        <w:r w:rsidDel="00910FC7">
          <w:rPr>
            <w:noProof/>
          </w:rPr>
          <w:drawing>
            <wp:inline distT="0" distB="0" distL="0" distR="0" wp14:anchorId="47463C56" wp14:editId="6F2B044A">
              <wp:extent cx="5943600" cy="3228340"/>
              <wp:effectExtent l="0" t="0" r="0" b="0"/>
              <wp:docPr id="22" name="Picture 22" descr="A screenshot of a computer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2" name="Picture 22" descr="A screenshot of a computer&#10;&#10;Description automatically generated with medium confidence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2283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09E6BFEB" w14:textId="7F51EEE5" w:rsidR="00846A89" w:rsidDel="00910FC7" w:rsidRDefault="00846A89">
      <w:pPr>
        <w:rPr>
          <w:del w:id="79" w:author="Nguyen, Khang" w:date="2021-09-12T13:12:00Z"/>
        </w:rPr>
      </w:pPr>
    </w:p>
    <w:p w14:paraId="3FC1002E" w14:textId="43AEAC9C" w:rsidR="00846A89" w:rsidDel="00910FC7" w:rsidRDefault="00846A89">
      <w:pPr>
        <w:rPr>
          <w:del w:id="80" w:author="Nguyen, Khang" w:date="2021-09-12T13:12:00Z"/>
        </w:rPr>
      </w:pPr>
    </w:p>
    <w:p w14:paraId="69AF288A" w14:textId="467C4073" w:rsidR="00F21BB3" w:rsidDel="00910FC7" w:rsidRDefault="00F21BB3">
      <w:pPr>
        <w:rPr>
          <w:ins w:id="81" w:author="Banaei-Kashani, Farnoush" w:date="2021-08-26T14:59:00Z"/>
          <w:del w:id="82" w:author="Nguyen, Khang" w:date="2021-09-12T13:12:00Z"/>
          <w:sz w:val="48"/>
          <w:szCs w:val="48"/>
          <w:u w:val="single"/>
        </w:rPr>
      </w:pPr>
      <w:ins w:id="83" w:author="Banaei-Kashani, Farnoush" w:date="2021-08-26T14:59:00Z">
        <w:del w:id="84" w:author="Nguyen, Khang" w:date="2021-09-12T13:12:00Z">
          <w:r w:rsidDel="00910FC7">
            <w:rPr>
              <w:sz w:val="48"/>
              <w:szCs w:val="48"/>
              <w:u w:val="single"/>
            </w:rPr>
            <w:br w:type="page"/>
          </w:r>
        </w:del>
      </w:ins>
    </w:p>
    <w:p w14:paraId="4E3402EF" w14:textId="77777777" w:rsidR="00846A89" w:rsidDel="00F21BB3" w:rsidRDefault="00846A89">
      <w:pPr>
        <w:rPr>
          <w:del w:id="85" w:author="Banaei-Kashani, Farnoush" w:date="2021-08-26T14:59:00Z"/>
        </w:rPr>
      </w:pPr>
    </w:p>
    <w:p w14:paraId="192433D2" w14:textId="1CE4CF3D" w:rsidR="00846A89" w:rsidDel="00F21BB3" w:rsidRDefault="00846A89">
      <w:pPr>
        <w:rPr>
          <w:del w:id="86" w:author="Banaei-Kashani, Farnoush" w:date="2021-08-26T14:59:00Z"/>
        </w:rPr>
      </w:pPr>
    </w:p>
    <w:p w14:paraId="10EF29BC" w14:textId="4220CB37" w:rsidR="00846A89" w:rsidDel="00F21BB3" w:rsidRDefault="00846A89">
      <w:pPr>
        <w:rPr>
          <w:del w:id="87" w:author="Banaei-Kashani, Farnoush" w:date="2021-08-26T14:59:00Z"/>
        </w:rPr>
      </w:pPr>
    </w:p>
    <w:p w14:paraId="7F20E67A" w14:textId="2C36CCEF" w:rsidR="00846A89" w:rsidDel="00F21BB3" w:rsidRDefault="00846A89">
      <w:pPr>
        <w:rPr>
          <w:del w:id="88" w:author="Banaei-Kashani, Farnoush" w:date="2021-08-26T14:59:00Z"/>
        </w:rPr>
      </w:pPr>
    </w:p>
    <w:p w14:paraId="4D60B4FB" w14:textId="120BD7F4" w:rsidR="00846A89" w:rsidDel="00F21BB3" w:rsidRDefault="00846A89">
      <w:pPr>
        <w:rPr>
          <w:del w:id="89" w:author="Banaei-Kashani, Farnoush" w:date="2021-08-26T14:59:00Z"/>
        </w:rPr>
      </w:pPr>
    </w:p>
    <w:p w14:paraId="6B686C27" w14:textId="2009FD12" w:rsidR="00846A89" w:rsidDel="00F21BB3" w:rsidRDefault="00846A89">
      <w:pPr>
        <w:rPr>
          <w:del w:id="90" w:author="Banaei-Kashani, Farnoush" w:date="2021-08-26T14:59:00Z"/>
        </w:rPr>
      </w:pPr>
    </w:p>
    <w:p w14:paraId="3A3E5A68" w14:textId="051F0A79" w:rsidR="00846A89" w:rsidDel="00F21BB3" w:rsidRDefault="00846A89">
      <w:pPr>
        <w:rPr>
          <w:del w:id="91" w:author="Banaei-Kashani, Farnoush" w:date="2021-08-26T14:59:00Z"/>
        </w:rPr>
      </w:pPr>
    </w:p>
    <w:p w14:paraId="12E16A66" w14:textId="6CBB857F" w:rsidR="00846A89" w:rsidDel="00F21BB3" w:rsidRDefault="00846A89">
      <w:pPr>
        <w:rPr>
          <w:del w:id="92" w:author="Banaei-Kashani, Farnoush" w:date="2021-08-26T14:59:00Z"/>
        </w:rPr>
      </w:pPr>
    </w:p>
    <w:p w14:paraId="70FD4D0C" w14:textId="4081C590" w:rsidR="00846A89" w:rsidDel="00F21BB3" w:rsidRDefault="00846A89">
      <w:pPr>
        <w:rPr>
          <w:del w:id="93" w:author="Banaei-Kashani, Farnoush" w:date="2021-08-26T14:59:00Z"/>
        </w:rPr>
      </w:pPr>
    </w:p>
    <w:p w14:paraId="4D84F70F" w14:textId="0106DAD0" w:rsidR="00846A89" w:rsidDel="00F21BB3" w:rsidRDefault="00846A89">
      <w:pPr>
        <w:rPr>
          <w:del w:id="94" w:author="Banaei-Kashani, Farnoush" w:date="2021-08-26T14:59:00Z"/>
        </w:rPr>
      </w:pPr>
    </w:p>
    <w:p w14:paraId="7F05014D" w14:textId="7E0FD976" w:rsidR="00846A89" w:rsidDel="00F21BB3" w:rsidRDefault="00846A89">
      <w:pPr>
        <w:rPr>
          <w:del w:id="95" w:author="Banaei-Kashani, Farnoush" w:date="2021-08-26T14:59:00Z"/>
        </w:rPr>
      </w:pPr>
    </w:p>
    <w:p w14:paraId="41167E3A" w14:textId="16F54260" w:rsidR="00846A89" w:rsidDel="00F21BB3" w:rsidRDefault="00846A89">
      <w:pPr>
        <w:rPr>
          <w:del w:id="96" w:author="Banaei-Kashani, Farnoush" w:date="2021-08-26T14:59:00Z"/>
        </w:rPr>
      </w:pPr>
    </w:p>
    <w:p w14:paraId="5A002568" w14:textId="52A7DA07" w:rsidR="00846A89" w:rsidDel="00F21BB3" w:rsidRDefault="00846A89">
      <w:pPr>
        <w:rPr>
          <w:del w:id="97" w:author="Banaei-Kashani, Farnoush" w:date="2021-08-26T14:59:00Z"/>
        </w:rPr>
      </w:pPr>
    </w:p>
    <w:p w14:paraId="0C6410D1" w14:textId="77777777" w:rsidR="00846A89" w:rsidDel="00F21BB3" w:rsidRDefault="00846A89">
      <w:pPr>
        <w:rPr>
          <w:del w:id="98" w:author="Banaei-Kashani, Farnoush" w:date="2021-08-26T14:59:00Z"/>
        </w:rPr>
      </w:pPr>
    </w:p>
    <w:p w14:paraId="3E734B38" w14:textId="4D298319" w:rsidR="004A5236" w:rsidRPr="00981108" w:rsidRDefault="008236F5">
      <w:pPr>
        <w:rPr>
          <w:sz w:val="48"/>
          <w:szCs w:val="48"/>
          <w:u w:val="single"/>
        </w:rPr>
      </w:pPr>
      <w:r w:rsidRPr="00981108">
        <w:rPr>
          <w:sz w:val="48"/>
          <w:szCs w:val="48"/>
          <w:u w:val="single"/>
        </w:rPr>
        <w:t>How to set up Google Cloud Services</w:t>
      </w:r>
    </w:p>
    <w:p w14:paraId="2868061C" w14:textId="39BF2E8C" w:rsidR="008236F5" w:rsidRDefault="008236F5"/>
    <w:p w14:paraId="76698A8C" w14:textId="116E28AD" w:rsidR="008236F5" w:rsidRPr="00D97EDA" w:rsidRDefault="008236F5">
      <w:pPr>
        <w:rPr>
          <w:sz w:val="28"/>
          <w:szCs w:val="28"/>
        </w:rPr>
      </w:pPr>
      <w:r w:rsidRPr="00D97EDA">
        <w:rPr>
          <w:sz w:val="28"/>
          <w:szCs w:val="28"/>
        </w:rPr>
        <w:t xml:space="preserve">Go to </w:t>
      </w:r>
      <w:hyperlink r:id="rId10" w:history="1">
        <w:r w:rsidRPr="00D97EDA">
          <w:rPr>
            <w:rStyle w:val="Hyperlink"/>
            <w:sz w:val="28"/>
            <w:szCs w:val="28"/>
          </w:rPr>
          <w:t>https://cloud.google.com/</w:t>
        </w:r>
      </w:hyperlink>
    </w:p>
    <w:p w14:paraId="6216D596" w14:textId="17209B71" w:rsidR="008236F5" w:rsidRDefault="008236F5">
      <w:r>
        <w:rPr>
          <w:noProof/>
        </w:rPr>
        <w:drawing>
          <wp:inline distT="0" distB="0" distL="0" distR="0" wp14:anchorId="2B254746" wp14:editId="16B388C3">
            <wp:extent cx="5943600" cy="3790950"/>
            <wp:effectExtent l="0" t="0" r="0" b="0"/>
            <wp:docPr id="1" name="Picture 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52B2" w14:textId="77777777" w:rsidR="00F21BB3" w:rsidRDefault="00F21BB3">
      <w:pPr>
        <w:rPr>
          <w:ins w:id="99" w:author="Banaei-Kashani, Farnoush" w:date="2021-08-26T15:00:00Z"/>
          <w:sz w:val="28"/>
          <w:szCs w:val="28"/>
        </w:rPr>
      </w:pPr>
    </w:p>
    <w:p w14:paraId="58F7FA97" w14:textId="4B5168D9" w:rsidR="008236F5" w:rsidRPr="00D97EDA" w:rsidRDefault="008236F5">
      <w:pPr>
        <w:rPr>
          <w:sz w:val="28"/>
          <w:szCs w:val="28"/>
        </w:rPr>
      </w:pPr>
      <w:r w:rsidRPr="00D97EDA">
        <w:rPr>
          <w:sz w:val="28"/>
          <w:szCs w:val="28"/>
        </w:rPr>
        <w:t xml:space="preserve">Fill out information such as country and select </w:t>
      </w:r>
      <w:ins w:id="100" w:author="Banaei-Kashani, Farnoush" w:date="2021-08-26T15:00:00Z">
        <w:r w:rsidR="00F21BB3">
          <w:rPr>
            <w:sz w:val="28"/>
            <w:szCs w:val="28"/>
          </w:rPr>
          <w:t>“</w:t>
        </w:r>
      </w:ins>
      <w:r w:rsidRPr="00D97EDA">
        <w:rPr>
          <w:sz w:val="28"/>
          <w:szCs w:val="28"/>
        </w:rPr>
        <w:t>Class Project/ Assignment</w:t>
      </w:r>
      <w:ins w:id="101" w:author="Banaei-Kashani, Farnoush" w:date="2021-08-26T15:00:00Z">
        <w:r w:rsidR="00F21BB3">
          <w:rPr>
            <w:sz w:val="28"/>
            <w:szCs w:val="28"/>
          </w:rPr>
          <w:t>”:</w:t>
        </w:r>
      </w:ins>
    </w:p>
    <w:p w14:paraId="30611BBE" w14:textId="637876A4" w:rsidR="008236F5" w:rsidDel="00F21BB3" w:rsidRDefault="008236F5">
      <w:pPr>
        <w:rPr>
          <w:del w:id="102" w:author="Banaei-Kashani, Farnoush" w:date="2021-08-26T15:00:00Z"/>
        </w:rPr>
      </w:pPr>
    </w:p>
    <w:p w14:paraId="795D52A9" w14:textId="18720252" w:rsidR="008236F5" w:rsidRDefault="008236F5">
      <w:r>
        <w:rPr>
          <w:noProof/>
        </w:rPr>
        <w:drawing>
          <wp:inline distT="0" distB="0" distL="0" distR="0" wp14:anchorId="2F53C3BC" wp14:editId="6750119B">
            <wp:extent cx="5943600" cy="396240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C367" w14:textId="5691BCD3" w:rsidR="008236F5" w:rsidRDefault="008236F5">
      <w:r>
        <w:rPr>
          <w:noProof/>
        </w:rPr>
        <w:drawing>
          <wp:inline distT="0" distB="0" distL="0" distR="0" wp14:anchorId="50CF5A13" wp14:editId="262EC122">
            <wp:extent cx="5943600" cy="359092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C70A" w14:textId="047F3BD4" w:rsidR="008236F5" w:rsidRPr="00D97EDA" w:rsidDel="00F21BB3" w:rsidRDefault="008236F5">
      <w:pPr>
        <w:rPr>
          <w:del w:id="103" w:author="Banaei-Kashani, Farnoush" w:date="2021-08-26T15:04:00Z"/>
          <w:sz w:val="28"/>
          <w:szCs w:val="28"/>
        </w:rPr>
      </w:pPr>
      <w:r w:rsidRPr="00D97EDA">
        <w:rPr>
          <w:sz w:val="28"/>
          <w:szCs w:val="28"/>
        </w:rPr>
        <w:lastRenderedPageBreak/>
        <w:t xml:space="preserve">You can choose any </w:t>
      </w:r>
      <w:del w:id="104" w:author="Banaei-Kashani, Farnoush" w:date="2021-08-26T15:04:00Z">
        <w:r w:rsidRPr="00D97EDA" w:rsidDel="00F21BB3">
          <w:rPr>
            <w:sz w:val="28"/>
            <w:szCs w:val="28"/>
          </w:rPr>
          <w:delText xml:space="preserve">Payment </w:delText>
        </w:r>
      </w:del>
      <w:ins w:id="105" w:author="Banaei-Kashani, Farnoush" w:date="2021-08-26T15:04:00Z">
        <w:r w:rsidR="00F21BB3">
          <w:rPr>
            <w:sz w:val="28"/>
            <w:szCs w:val="28"/>
          </w:rPr>
          <w:t>p</w:t>
        </w:r>
        <w:r w:rsidR="00F21BB3" w:rsidRPr="00D97EDA">
          <w:rPr>
            <w:sz w:val="28"/>
            <w:szCs w:val="28"/>
          </w:rPr>
          <w:t xml:space="preserve">ayment </w:t>
        </w:r>
      </w:ins>
      <w:r w:rsidRPr="00D97EDA">
        <w:rPr>
          <w:sz w:val="28"/>
          <w:szCs w:val="28"/>
        </w:rPr>
        <w:t xml:space="preserve">method </w:t>
      </w:r>
      <w:del w:id="106" w:author="Banaei-Kashani, Farnoush" w:date="2021-08-26T15:04:00Z">
        <w:r w:rsidRPr="00D97EDA" w:rsidDel="00F21BB3">
          <w:rPr>
            <w:sz w:val="28"/>
            <w:szCs w:val="28"/>
          </w:rPr>
          <w:delText xml:space="preserve">as </w:delText>
        </w:r>
      </w:del>
      <w:r w:rsidRPr="00D97EDA">
        <w:rPr>
          <w:sz w:val="28"/>
          <w:szCs w:val="28"/>
        </w:rPr>
        <w:t>you like</w:t>
      </w:r>
      <w:ins w:id="107" w:author="Banaei-Kashani, Farnoush" w:date="2021-08-26T15:03:00Z">
        <w:r w:rsidR="00F21BB3">
          <w:rPr>
            <w:sz w:val="28"/>
            <w:szCs w:val="28"/>
          </w:rPr>
          <w:t>; your information will be used for verification only</w:t>
        </w:r>
      </w:ins>
      <w:r w:rsidRPr="00D97EDA">
        <w:rPr>
          <w:sz w:val="28"/>
          <w:szCs w:val="28"/>
        </w:rPr>
        <w:t xml:space="preserve">. Keep in </w:t>
      </w:r>
      <w:r w:rsidR="00D97EDA">
        <w:rPr>
          <w:sz w:val="28"/>
          <w:szCs w:val="28"/>
        </w:rPr>
        <w:t xml:space="preserve">mind </w:t>
      </w:r>
      <w:r w:rsidRPr="00D97EDA">
        <w:rPr>
          <w:sz w:val="28"/>
          <w:szCs w:val="28"/>
        </w:rPr>
        <w:t xml:space="preserve">that you </w:t>
      </w:r>
      <w:del w:id="108" w:author="Banaei-Kashani, Farnoush" w:date="2021-08-26T15:03:00Z">
        <w:r w:rsidRPr="00D97EDA" w:rsidDel="00F21BB3">
          <w:rPr>
            <w:sz w:val="28"/>
            <w:szCs w:val="28"/>
          </w:rPr>
          <w:delText xml:space="preserve">have </w:delText>
        </w:r>
      </w:del>
      <w:ins w:id="109" w:author="Banaei-Kashani, Farnoush" w:date="2021-08-26T15:03:00Z">
        <w:r w:rsidR="00F21BB3">
          <w:rPr>
            <w:sz w:val="28"/>
            <w:szCs w:val="28"/>
          </w:rPr>
          <w:t xml:space="preserve">will receive </w:t>
        </w:r>
      </w:ins>
      <w:r w:rsidRPr="00D97EDA">
        <w:rPr>
          <w:sz w:val="28"/>
          <w:szCs w:val="28"/>
        </w:rPr>
        <w:t xml:space="preserve">$300 </w:t>
      </w:r>
      <w:ins w:id="110" w:author="Banaei-Kashani, Farnoush" w:date="2021-08-26T15:03:00Z">
        <w:r w:rsidR="00F21BB3">
          <w:rPr>
            <w:sz w:val="28"/>
            <w:szCs w:val="28"/>
          </w:rPr>
          <w:t xml:space="preserve">free </w:t>
        </w:r>
      </w:ins>
      <w:r w:rsidRPr="00D97EDA">
        <w:rPr>
          <w:sz w:val="28"/>
          <w:szCs w:val="28"/>
        </w:rPr>
        <w:t>credit</w:t>
      </w:r>
      <w:ins w:id="111" w:author="Banaei-Kashani, Farnoush" w:date="2021-08-26T15:03:00Z">
        <w:r w:rsidR="00F21BB3">
          <w:rPr>
            <w:sz w:val="28"/>
            <w:szCs w:val="28"/>
          </w:rPr>
          <w:t xml:space="preserve"> and this the credit you </w:t>
        </w:r>
      </w:ins>
      <w:ins w:id="112" w:author="Banaei-Kashani, Farnoush" w:date="2021-08-26T15:04:00Z">
        <w:r w:rsidR="00F21BB3">
          <w:rPr>
            <w:sz w:val="28"/>
            <w:szCs w:val="28"/>
          </w:rPr>
          <w:t>will</w:t>
        </w:r>
      </w:ins>
      <w:ins w:id="113" w:author="Banaei-Kashani, Farnoush" w:date="2021-08-26T15:03:00Z">
        <w:r w:rsidR="00F21BB3">
          <w:rPr>
            <w:sz w:val="28"/>
            <w:szCs w:val="28"/>
          </w:rPr>
          <w:t xml:space="preserve"> use to perform your assignments</w:t>
        </w:r>
      </w:ins>
      <w:ins w:id="114" w:author="Nguyen, Khang" w:date="2021-09-12T13:18:00Z">
        <w:r w:rsidR="00134BD3">
          <w:rPr>
            <w:sz w:val="28"/>
            <w:szCs w:val="28"/>
          </w:rPr>
          <w:t xml:space="preserve"> (It is more than enough for assignment purpose)</w:t>
        </w:r>
      </w:ins>
      <w:del w:id="115" w:author="Banaei-Kashani, Farnoush" w:date="2021-08-26T15:03:00Z">
        <w:r w:rsidRPr="00D97EDA" w:rsidDel="00F21BB3">
          <w:rPr>
            <w:sz w:val="28"/>
            <w:szCs w:val="28"/>
          </w:rPr>
          <w:delText xml:space="preserve"> for free</w:delText>
        </w:r>
      </w:del>
      <w:ins w:id="116" w:author="Banaei-Kashani, Farnoush" w:date="2021-08-26T15:02:00Z">
        <w:r w:rsidR="00F21BB3">
          <w:rPr>
            <w:sz w:val="28"/>
            <w:szCs w:val="28"/>
          </w:rPr>
          <w:t>.</w:t>
        </w:r>
      </w:ins>
    </w:p>
    <w:p w14:paraId="5925F6DD" w14:textId="14E5B6C1" w:rsidR="008236F5" w:rsidRDefault="00F21BB3">
      <w:pPr>
        <w:rPr>
          <w:ins w:id="117" w:author="Nguyen, Khang" w:date="2021-09-12T13:17:00Z"/>
          <w:sz w:val="28"/>
          <w:szCs w:val="28"/>
        </w:rPr>
      </w:pPr>
      <w:ins w:id="118" w:author="Banaei-Kashani, Farnoush" w:date="2021-08-26T15:04:00Z">
        <w:r>
          <w:rPr>
            <w:sz w:val="28"/>
            <w:szCs w:val="28"/>
          </w:rPr>
          <w:t xml:space="preserve"> </w:t>
        </w:r>
      </w:ins>
      <w:del w:id="119" w:author="Banaei-Kashani, Farnoush" w:date="2021-08-26T15:04:00Z">
        <w:r w:rsidR="008236F5" w:rsidRPr="00D97EDA" w:rsidDel="00F21BB3">
          <w:rPr>
            <w:sz w:val="28"/>
            <w:szCs w:val="28"/>
          </w:rPr>
          <w:delText xml:space="preserve">Please </w:delText>
        </w:r>
      </w:del>
      <w:ins w:id="120" w:author="Banaei-Kashani, Farnoush" w:date="2021-08-26T15:04:00Z">
        <w:r>
          <w:rPr>
            <w:sz w:val="28"/>
            <w:szCs w:val="28"/>
          </w:rPr>
          <w:t xml:space="preserve">You can </w:t>
        </w:r>
      </w:ins>
      <w:r w:rsidR="008236F5" w:rsidRPr="00D97EDA">
        <w:rPr>
          <w:sz w:val="28"/>
          <w:szCs w:val="28"/>
        </w:rPr>
        <w:t xml:space="preserve">disable the service to save </w:t>
      </w:r>
      <w:ins w:id="121" w:author="Banaei-Kashani, Farnoush" w:date="2021-08-26T15:04:00Z">
        <w:r>
          <w:rPr>
            <w:sz w:val="28"/>
            <w:szCs w:val="28"/>
          </w:rPr>
          <w:t xml:space="preserve">the remaining </w:t>
        </w:r>
      </w:ins>
      <w:r w:rsidR="008236F5" w:rsidRPr="00D97EDA">
        <w:rPr>
          <w:sz w:val="28"/>
          <w:szCs w:val="28"/>
        </w:rPr>
        <w:t xml:space="preserve">free credit after you finish with </w:t>
      </w:r>
      <w:del w:id="122" w:author="Banaei-Kashani, Farnoush" w:date="2021-08-26T15:04:00Z">
        <w:r w:rsidR="008236F5" w:rsidRPr="00D97EDA" w:rsidDel="00F21BB3">
          <w:rPr>
            <w:sz w:val="28"/>
            <w:szCs w:val="28"/>
          </w:rPr>
          <w:delText>the lab</w:delText>
        </w:r>
      </w:del>
      <w:ins w:id="123" w:author="Banaei-Kashani, Farnoush" w:date="2021-08-26T15:04:00Z">
        <w:r>
          <w:rPr>
            <w:sz w:val="28"/>
            <w:szCs w:val="28"/>
          </w:rPr>
          <w:t>the assignments</w:t>
        </w:r>
      </w:ins>
      <w:r w:rsidR="008236F5" w:rsidRPr="00D97EDA">
        <w:rPr>
          <w:sz w:val="28"/>
          <w:szCs w:val="28"/>
        </w:rPr>
        <w:t>.</w:t>
      </w:r>
    </w:p>
    <w:p w14:paraId="4BA0BF63" w14:textId="1DBC5B7E" w:rsidR="00134BD3" w:rsidRDefault="00134BD3">
      <w:pPr>
        <w:rPr>
          <w:ins w:id="124" w:author="Nguyen, Khang" w:date="2021-09-12T13:20:00Z"/>
          <w:color w:val="FF0000"/>
          <w:sz w:val="28"/>
          <w:szCs w:val="28"/>
        </w:rPr>
      </w:pPr>
      <w:ins w:id="125" w:author="Nguyen, Khang" w:date="2021-09-12T13:17:00Z">
        <w:r w:rsidRPr="00134BD3">
          <w:rPr>
            <w:color w:val="FF0000"/>
            <w:sz w:val="28"/>
            <w:szCs w:val="28"/>
            <w:rPrChange w:id="126" w:author="Nguyen, Khang" w:date="2021-09-12T13:18:00Z">
              <w:rPr>
                <w:sz w:val="28"/>
                <w:szCs w:val="28"/>
              </w:rPr>
            </w:rPrChange>
          </w:rPr>
          <w:t xml:space="preserve">It is your responsibility to disable Google Cloud Platform after finishing the </w:t>
        </w:r>
      </w:ins>
      <w:ins w:id="127" w:author="Nguyen, Khang" w:date="2021-09-12T13:18:00Z">
        <w:r w:rsidRPr="00134BD3">
          <w:rPr>
            <w:color w:val="FF0000"/>
            <w:sz w:val="28"/>
            <w:szCs w:val="28"/>
            <w:rPrChange w:id="128" w:author="Nguyen, Khang" w:date="2021-09-12T13:18:00Z">
              <w:rPr>
                <w:sz w:val="28"/>
                <w:szCs w:val="28"/>
              </w:rPr>
            </w:rPrChange>
          </w:rPr>
          <w:t>assignment</w:t>
        </w:r>
      </w:ins>
      <w:ins w:id="129" w:author="Nguyen, Khang" w:date="2021-09-12T13:17:00Z">
        <w:r w:rsidRPr="00134BD3">
          <w:rPr>
            <w:color w:val="FF0000"/>
            <w:sz w:val="28"/>
            <w:szCs w:val="28"/>
            <w:rPrChange w:id="130" w:author="Nguyen, Khang" w:date="2021-09-12T13:18:00Z">
              <w:rPr>
                <w:sz w:val="28"/>
                <w:szCs w:val="28"/>
              </w:rPr>
            </w:rPrChange>
          </w:rPr>
          <w:t xml:space="preserve"> to avoid any charge from Google</w:t>
        </w:r>
      </w:ins>
    </w:p>
    <w:p w14:paraId="1E0D71E2" w14:textId="77777777" w:rsidR="005D5EEE" w:rsidRDefault="005D5EEE">
      <w:pPr>
        <w:rPr>
          <w:ins w:id="131" w:author="Nguyen, Khang" w:date="2021-09-12T13:21:00Z"/>
          <w:color w:val="FF0000"/>
          <w:sz w:val="28"/>
          <w:szCs w:val="28"/>
        </w:rPr>
      </w:pPr>
      <w:ins w:id="132" w:author="Nguyen, Khang" w:date="2021-09-12T13:20:00Z">
        <w:r>
          <w:rPr>
            <w:noProof/>
          </w:rPr>
          <w:drawing>
            <wp:inline distT="0" distB="0" distL="0" distR="0" wp14:anchorId="480DDFA3" wp14:editId="140E490D">
              <wp:extent cx="5943600" cy="537586"/>
              <wp:effectExtent l="0" t="0" r="0" b="0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07649" cy="54337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356E627" w14:textId="18C0230D" w:rsidR="005D5EEE" w:rsidRPr="005D5EEE" w:rsidRDefault="005D5EEE">
      <w:pPr>
        <w:rPr>
          <w:ins w:id="133" w:author="Nguyen, Khang" w:date="2021-09-12T13:20:00Z"/>
          <w:color w:val="FF0000"/>
          <w:sz w:val="28"/>
          <w:szCs w:val="28"/>
        </w:rPr>
      </w:pPr>
      <w:ins w:id="134" w:author="Nguyen, Khang" w:date="2021-09-12T13:21:00Z">
        <w:r>
          <w:rPr>
            <w:sz w:val="28"/>
            <w:szCs w:val="28"/>
          </w:rPr>
          <w:t xml:space="preserve"> </w:t>
        </w:r>
      </w:ins>
    </w:p>
    <w:p w14:paraId="64C39422" w14:textId="77777777" w:rsidR="005D5EEE" w:rsidRPr="00134BD3" w:rsidRDefault="005D5EEE">
      <w:pPr>
        <w:rPr>
          <w:color w:val="FF0000"/>
          <w:sz w:val="28"/>
          <w:szCs w:val="28"/>
          <w:rPrChange w:id="135" w:author="Nguyen, Khang" w:date="2021-09-12T13:18:00Z">
            <w:rPr>
              <w:sz w:val="28"/>
              <w:szCs w:val="28"/>
            </w:rPr>
          </w:rPrChange>
        </w:rPr>
      </w:pPr>
    </w:p>
    <w:p w14:paraId="05BD432C" w14:textId="5D7995DD" w:rsidR="008236F5" w:rsidRDefault="008236F5">
      <w:r>
        <w:rPr>
          <w:noProof/>
        </w:rPr>
        <w:drawing>
          <wp:inline distT="0" distB="0" distL="0" distR="0" wp14:anchorId="63C9C135" wp14:editId="57F26400">
            <wp:extent cx="5943600" cy="3533775"/>
            <wp:effectExtent l="0" t="0" r="0" b="9525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2B69" w14:textId="4DF8F7DB" w:rsidR="008236F5" w:rsidRDefault="008236F5"/>
    <w:p w14:paraId="0063EBDA" w14:textId="77777777" w:rsidR="00F21BB3" w:rsidRDefault="00F21BB3">
      <w:pPr>
        <w:rPr>
          <w:ins w:id="136" w:author="Banaei-Kashani, Farnoush" w:date="2021-08-26T15:05:00Z"/>
          <w:sz w:val="28"/>
          <w:szCs w:val="28"/>
        </w:rPr>
      </w:pPr>
    </w:p>
    <w:p w14:paraId="63497CCD" w14:textId="145BB402" w:rsidR="008236F5" w:rsidRPr="00D97EDA" w:rsidRDefault="008236F5">
      <w:pPr>
        <w:rPr>
          <w:sz w:val="28"/>
          <w:szCs w:val="28"/>
        </w:rPr>
      </w:pPr>
      <w:r w:rsidRPr="00D97EDA">
        <w:rPr>
          <w:sz w:val="28"/>
          <w:szCs w:val="28"/>
        </w:rPr>
        <w:t>Create a project</w:t>
      </w:r>
      <w:ins w:id="137" w:author="Banaei-Kashani, Farnoush" w:date="2021-08-26T15:05:00Z">
        <w:r w:rsidR="00F21BB3">
          <w:rPr>
            <w:sz w:val="28"/>
            <w:szCs w:val="28"/>
          </w:rPr>
          <w:t>:</w:t>
        </w:r>
      </w:ins>
    </w:p>
    <w:p w14:paraId="1F3AA11F" w14:textId="3EB98193" w:rsidR="008236F5" w:rsidRDefault="008236F5">
      <w:r>
        <w:rPr>
          <w:noProof/>
        </w:rPr>
        <w:lastRenderedPageBreak/>
        <w:drawing>
          <wp:inline distT="0" distB="0" distL="0" distR="0" wp14:anchorId="0AB4D587" wp14:editId="148160A7">
            <wp:extent cx="5943600" cy="3495675"/>
            <wp:effectExtent l="0" t="0" r="0" b="9525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56AF" w14:textId="1D1571D8" w:rsidR="00981108" w:rsidRPr="00D97EDA" w:rsidRDefault="00981108">
      <w:pPr>
        <w:rPr>
          <w:sz w:val="28"/>
          <w:szCs w:val="28"/>
        </w:rPr>
      </w:pPr>
      <w:r w:rsidRPr="00D97EDA">
        <w:rPr>
          <w:sz w:val="28"/>
          <w:szCs w:val="28"/>
        </w:rPr>
        <w:t>Enable Cloud Spanner API</w:t>
      </w:r>
      <w:ins w:id="138" w:author="Banaei-Kashani, Farnoush" w:date="2021-08-26T15:05:00Z">
        <w:r w:rsidR="00F21BB3">
          <w:rPr>
            <w:sz w:val="28"/>
            <w:szCs w:val="28"/>
          </w:rPr>
          <w:t>:</w:t>
        </w:r>
      </w:ins>
    </w:p>
    <w:p w14:paraId="42E4A0DA" w14:textId="1A362A0D" w:rsidR="00981108" w:rsidRDefault="00981108">
      <w:pPr>
        <w:rPr>
          <w:ins w:id="139" w:author="Nguyen, Khang" w:date="2021-09-14T09:42:00Z"/>
        </w:rPr>
      </w:pPr>
      <w:moveFromRangeStart w:id="140" w:author="Nguyen, Khang" w:date="2021-09-12T13:13:00Z" w:name="move82344836"/>
      <w:moveFrom w:id="141" w:author="Nguyen, Khang" w:date="2021-09-12T13:13:00Z">
        <w:r w:rsidDel="000448A4">
          <w:rPr>
            <w:noProof/>
          </w:rPr>
          <w:drawing>
            <wp:inline distT="0" distB="0" distL="0" distR="0" wp14:anchorId="29143ED9" wp14:editId="4E6A02BD">
              <wp:extent cx="5943600" cy="3128010"/>
              <wp:effectExtent l="0" t="0" r="0" b="0"/>
              <wp:docPr id="8" name="Picture 8" descr="Graphical user interface, text, application, email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Picture 8" descr="Graphical user interface, text, application, email&#10;&#10;Description automatically generated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1280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From>
      <w:moveFromRangeEnd w:id="140"/>
    </w:p>
    <w:p w14:paraId="2AF80546" w14:textId="07EF0C06" w:rsidR="00DA1614" w:rsidRDefault="00DA1614">
      <w:pPr>
        <w:rPr>
          <w:ins w:id="142" w:author="Nguyen, Khang" w:date="2021-09-14T09:42:00Z"/>
        </w:rPr>
      </w:pPr>
    </w:p>
    <w:p w14:paraId="78AD017E" w14:textId="340AC7EB" w:rsidR="00DA1614" w:rsidRDefault="00DA1614">
      <w:pPr>
        <w:rPr>
          <w:ins w:id="143" w:author="Nguyen, Khang" w:date="2021-09-14T09:42:00Z"/>
        </w:rPr>
      </w:pPr>
    </w:p>
    <w:p w14:paraId="1CA46128" w14:textId="2F9BE60A" w:rsidR="00DA1614" w:rsidRDefault="00DA1614">
      <w:pPr>
        <w:rPr>
          <w:ins w:id="144" w:author="Nguyen, Khang" w:date="2021-09-14T09:42:00Z"/>
        </w:rPr>
      </w:pPr>
    </w:p>
    <w:p w14:paraId="0AD4D74A" w14:textId="7F0392DB" w:rsidR="00DA1614" w:rsidRDefault="00DA1614">
      <w:ins w:id="145" w:author="Nguyen, Khang" w:date="2021-09-14T09:42:00Z">
        <w:r>
          <w:rPr>
            <w:noProof/>
          </w:rPr>
          <w:drawing>
            <wp:inline distT="0" distB="0" distL="0" distR="0" wp14:anchorId="4132FD4A" wp14:editId="32D994F7">
              <wp:extent cx="6064370" cy="3101511"/>
              <wp:effectExtent l="0" t="0" r="0" b="3810"/>
              <wp:docPr id="25" name="Picture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067090" cy="310290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59D1506" w14:textId="7F1615FE" w:rsidR="00F21BB3" w:rsidRDefault="000448A4">
      <w:pPr>
        <w:rPr>
          <w:ins w:id="146" w:author="Banaei-Kashani, Farnoush" w:date="2021-08-26T15:05:00Z"/>
          <w:sz w:val="28"/>
          <w:szCs w:val="28"/>
        </w:rPr>
      </w:pPr>
      <w:moveToRangeStart w:id="147" w:author="Nguyen, Khang" w:date="2021-09-12T13:13:00Z" w:name="move82344836"/>
      <w:moveTo w:id="148" w:author="Nguyen, Khang" w:date="2021-09-12T13:13:00Z">
        <w:r>
          <w:rPr>
            <w:noProof/>
          </w:rPr>
          <w:lastRenderedPageBreak/>
          <w:drawing>
            <wp:inline distT="0" distB="0" distL="0" distR="0" wp14:anchorId="0D56A6EA" wp14:editId="2774B7B0">
              <wp:extent cx="6497320" cy="4448175"/>
              <wp:effectExtent l="0" t="0" r="0" b="9525"/>
              <wp:docPr id="7" name="Picture 7" descr="Graphical user interface, text, application, email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Picture 8" descr="Graphical user interface, text, application, email&#10;&#10;Description automatically generated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01731" cy="44511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moveTo>
      <w:moveToRangeEnd w:id="147"/>
    </w:p>
    <w:p w14:paraId="24EFD3AA" w14:textId="77777777" w:rsidR="00F21BB3" w:rsidRDefault="00F21BB3">
      <w:pPr>
        <w:rPr>
          <w:ins w:id="149" w:author="Banaei-Kashani, Farnoush" w:date="2021-08-26T15:05:00Z"/>
          <w:sz w:val="28"/>
          <w:szCs w:val="28"/>
        </w:rPr>
      </w:pPr>
    </w:p>
    <w:p w14:paraId="20598097" w14:textId="77777777" w:rsidR="00F21BB3" w:rsidRDefault="00F21BB3">
      <w:pPr>
        <w:rPr>
          <w:ins w:id="150" w:author="Banaei-Kashani, Farnoush" w:date="2021-08-26T15:05:00Z"/>
          <w:sz w:val="28"/>
          <w:szCs w:val="28"/>
        </w:rPr>
      </w:pPr>
    </w:p>
    <w:p w14:paraId="2B66EE45" w14:textId="30ECFE61" w:rsidR="008236F5" w:rsidRPr="00D97EDA" w:rsidDel="00F21BB3" w:rsidRDefault="008236F5">
      <w:pPr>
        <w:rPr>
          <w:del w:id="151" w:author="Banaei-Kashani, Farnoush" w:date="2021-08-26T15:05:00Z"/>
          <w:sz w:val="28"/>
          <w:szCs w:val="28"/>
        </w:rPr>
      </w:pPr>
      <w:r w:rsidRPr="00D97EDA">
        <w:rPr>
          <w:sz w:val="28"/>
          <w:szCs w:val="28"/>
        </w:rPr>
        <w:t>Creating a Spanner Instance</w:t>
      </w:r>
      <w:ins w:id="152" w:author="Banaei-Kashani, Farnoush" w:date="2021-08-26T15:05:00Z">
        <w:r w:rsidR="00F21BB3">
          <w:rPr>
            <w:sz w:val="28"/>
            <w:szCs w:val="28"/>
          </w:rPr>
          <w:t>:</w:t>
        </w:r>
      </w:ins>
    </w:p>
    <w:p w14:paraId="7A257B23" w14:textId="0EE78B8F" w:rsidR="00981108" w:rsidDel="00F21BB3" w:rsidRDefault="00981108">
      <w:pPr>
        <w:rPr>
          <w:del w:id="153" w:author="Banaei-Kashani, Farnoush" w:date="2021-08-26T15:05:00Z"/>
        </w:rPr>
      </w:pPr>
    </w:p>
    <w:p w14:paraId="02FE8BF6" w14:textId="135D6020" w:rsidR="008236F5" w:rsidRDefault="008236F5"/>
    <w:p w14:paraId="003D578A" w14:textId="1EBCB0FB" w:rsidR="0025401E" w:rsidRDefault="0025401E">
      <w:r>
        <w:rPr>
          <w:noProof/>
        </w:rPr>
        <w:lastRenderedPageBreak/>
        <w:drawing>
          <wp:inline distT="0" distB="0" distL="0" distR="0" wp14:anchorId="1A03A603" wp14:editId="5ADF1686">
            <wp:extent cx="5943600" cy="317182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5A36" w14:textId="7D721CC9" w:rsidR="0025401E" w:rsidDel="00F21BB3" w:rsidRDefault="0025401E">
      <w:pPr>
        <w:rPr>
          <w:del w:id="154" w:author="Banaei-Kashani, Farnoush" w:date="2021-08-26T15:05:00Z"/>
        </w:rPr>
      </w:pPr>
    </w:p>
    <w:p w14:paraId="51ACD2CA" w14:textId="1DC7465B" w:rsidR="008236F5" w:rsidDel="00F21BB3" w:rsidRDefault="008236F5">
      <w:pPr>
        <w:rPr>
          <w:del w:id="155" w:author="Banaei-Kashani, Farnoush" w:date="2021-08-26T15:05:00Z"/>
        </w:rPr>
      </w:pPr>
    </w:p>
    <w:p w14:paraId="31C170C3" w14:textId="00E2C3F0" w:rsidR="00981108" w:rsidDel="00F21BB3" w:rsidRDefault="00981108">
      <w:pPr>
        <w:rPr>
          <w:del w:id="156" w:author="Banaei-Kashani, Farnoush" w:date="2021-08-26T15:05:00Z"/>
        </w:rPr>
      </w:pPr>
    </w:p>
    <w:p w14:paraId="5D22046D" w14:textId="4A10439E" w:rsidR="008236F5" w:rsidRPr="00D97EDA" w:rsidRDefault="0025401E">
      <w:pPr>
        <w:rPr>
          <w:sz w:val="28"/>
          <w:szCs w:val="28"/>
        </w:rPr>
      </w:pPr>
      <w:r w:rsidRPr="00D97EDA">
        <w:rPr>
          <w:sz w:val="28"/>
          <w:szCs w:val="28"/>
        </w:rPr>
        <w:t>Hit Create</w:t>
      </w:r>
      <w:ins w:id="157" w:author="Banaei-Kashani, Farnoush" w:date="2021-08-26T15:06:00Z">
        <w:r w:rsidR="00F21BB3">
          <w:rPr>
            <w:sz w:val="28"/>
            <w:szCs w:val="28"/>
          </w:rPr>
          <w:t>.</w:t>
        </w:r>
      </w:ins>
    </w:p>
    <w:p w14:paraId="28226518" w14:textId="16838E7B" w:rsidR="00981108" w:rsidDel="00F21BB3" w:rsidRDefault="00981108">
      <w:pPr>
        <w:rPr>
          <w:del w:id="158" w:author="Banaei-Kashani, Farnoush" w:date="2021-08-26T15:05:00Z"/>
        </w:rPr>
      </w:pPr>
    </w:p>
    <w:p w14:paraId="1EAEEF45" w14:textId="4FFDB251" w:rsidR="00981108" w:rsidRPr="00D97EDA" w:rsidDel="00F21BB3" w:rsidRDefault="00981108">
      <w:pPr>
        <w:rPr>
          <w:del w:id="159" w:author="Banaei-Kashani, Farnoush" w:date="2021-08-26T15:05:00Z"/>
          <w:sz w:val="28"/>
          <w:szCs w:val="28"/>
        </w:rPr>
      </w:pPr>
    </w:p>
    <w:p w14:paraId="6D026C94" w14:textId="7B676EBD" w:rsidR="00981108" w:rsidRPr="00D97EDA" w:rsidRDefault="00F21BB3">
      <w:pPr>
        <w:rPr>
          <w:sz w:val="28"/>
          <w:szCs w:val="28"/>
        </w:rPr>
      </w:pPr>
      <w:ins w:id="160" w:author="Banaei-Kashani, Farnoush" w:date="2021-08-26T15:06:00Z">
        <w:r>
          <w:rPr>
            <w:sz w:val="28"/>
            <w:szCs w:val="28"/>
          </w:rPr>
          <w:t xml:space="preserve">Now you should create </w:t>
        </w:r>
      </w:ins>
      <w:del w:id="161" w:author="Banaei-Kashani, Farnoush" w:date="2021-08-26T15:06:00Z">
        <w:r w:rsidR="00981108" w:rsidRPr="00D97EDA" w:rsidDel="00F21BB3">
          <w:rPr>
            <w:sz w:val="28"/>
            <w:szCs w:val="28"/>
          </w:rPr>
          <w:delText xml:space="preserve">Create </w:delText>
        </w:r>
      </w:del>
      <w:ins w:id="162" w:author="Banaei-Kashani, Farnoush" w:date="2021-08-26T15:06:00Z">
        <w:r>
          <w:rPr>
            <w:sz w:val="28"/>
            <w:szCs w:val="28"/>
          </w:rPr>
          <w:t xml:space="preserve">a </w:t>
        </w:r>
      </w:ins>
      <w:r w:rsidR="00981108" w:rsidRPr="00D97EDA">
        <w:rPr>
          <w:sz w:val="28"/>
          <w:szCs w:val="28"/>
        </w:rPr>
        <w:t>Database</w:t>
      </w:r>
      <w:ins w:id="163" w:author="Banaei-Kashani, Farnoush" w:date="2021-08-26T15:06:00Z">
        <w:r>
          <w:rPr>
            <w:sz w:val="28"/>
            <w:szCs w:val="28"/>
          </w:rPr>
          <w:t>:</w:t>
        </w:r>
      </w:ins>
    </w:p>
    <w:p w14:paraId="05B65755" w14:textId="01197E9D" w:rsidR="0025401E" w:rsidRDefault="00981108">
      <w:r>
        <w:rPr>
          <w:noProof/>
        </w:rPr>
        <w:drawing>
          <wp:inline distT="0" distB="0" distL="0" distR="0" wp14:anchorId="08AA6F3E" wp14:editId="1B138572">
            <wp:extent cx="5943600" cy="392430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FAF7" w14:textId="5B682465" w:rsidR="00981108" w:rsidRDefault="00981108">
      <w:r>
        <w:rPr>
          <w:noProof/>
        </w:rPr>
        <w:lastRenderedPageBreak/>
        <w:drawing>
          <wp:inline distT="0" distB="0" distL="0" distR="0" wp14:anchorId="28135C24" wp14:editId="09DC542C">
            <wp:extent cx="5943600" cy="3609975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2D3A" w14:textId="189AA5DB" w:rsidR="00981108" w:rsidRPr="00D97EDA" w:rsidDel="00F91A61" w:rsidRDefault="00981108">
      <w:pPr>
        <w:rPr>
          <w:del w:id="164" w:author="Banaei-Kashani, Farnoush" w:date="2021-08-26T15:06:00Z"/>
          <w:sz w:val="28"/>
          <w:szCs w:val="28"/>
        </w:rPr>
      </w:pPr>
      <w:r w:rsidRPr="00D97EDA">
        <w:rPr>
          <w:sz w:val="28"/>
          <w:szCs w:val="28"/>
        </w:rPr>
        <w:t>Creating a Credential File</w:t>
      </w:r>
      <w:ins w:id="165" w:author="Banaei-Kashani, Farnoush" w:date="2021-08-26T15:06:00Z">
        <w:r w:rsidR="00F91A61">
          <w:rPr>
            <w:sz w:val="28"/>
            <w:szCs w:val="28"/>
          </w:rPr>
          <w:t xml:space="preserve">; </w:t>
        </w:r>
      </w:ins>
    </w:p>
    <w:p w14:paraId="00252EEC" w14:textId="79738751" w:rsidR="00981108" w:rsidRPr="00D97EDA" w:rsidDel="00F91A61" w:rsidRDefault="00981108">
      <w:pPr>
        <w:rPr>
          <w:del w:id="166" w:author="Banaei-Kashani, Farnoush" w:date="2021-08-26T15:07:00Z"/>
          <w:sz w:val="26"/>
          <w:szCs w:val="26"/>
        </w:rPr>
      </w:pPr>
      <w:del w:id="167" w:author="Banaei-Kashani, Farnoush" w:date="2021-08-26T15:06:00Z">
        <w:r w:rsidRPr="00D97EDA" w:rsidDel="00F91A61">
          <w:rPr>
            <w:sz w:val="26"/>
            <w:szCs w:val="26"/>
          </w:rPr>
          <w:delText>Y</w:delText>
        </w:r>
      </w:del>
      <w:ins w:id="168" w:author="Banaei-Kashani, Farnoush" w:date="2021-08-26T15:06:00Z">
        <w:r w:rsidR="00F91A61">
          <w:rPr>
            <w:sz w:val="26"/>
            <w:szCs w:val="26"/>
          </w:rPr>
          <w:t>y</w:t>
        </w:r>
      </w:ins>
      <w:r w:rsidRPr="00D97EDA">
        <w:rPr>
          <w:sz w:val="26"/>
          <w:szCs w:val="26"/>
        </w:rPr>
        <w:t xml:space="preserve">ou need to have credentials to connect to the databases/services from your applications, in our case, </w:t>
      </w:r>
      <w:proofErr w:type="spellStart"/>
      <w:r w:rsidRPr="00D97EDA">
        <w:rPr>
          <w:sz w:val="26"/>
          <w:szCs w:val="26"/>
        </w:rPr>
        <w:t>Jupyter</w:t>
      </w:r>
      <w:proofErr w:type="spellEnd"/>
      <w:r w:rsidRPr="00D97EDA">
        <w:rPr>
          <w:sz w:val="26"/>
          <w:szCs w:val="26"/>
        </w:rPr>
        <w:t xml:space="preserve"> notebook. On the menu</w:t>
      </w:r>
      <w:r w:rsidR="00D97EDA">
        <w:rPr>
          <w:sz w:val="26"/>
          <w:szCs w:val="26"/>
        </w:rPr>
        <w:t>,</w:t>
      </w:r>
      <w:r w:rsidRPr="00D97EDA">
        <w:rPr>
          <w:sz w:val="26"/>
          <w:szCs w:val="26"/>
        </w:rPr>
        <w:t xml:space="preserve"> select </w:t>
      </w:r>
      <w:ins w:id="169" w:author="Banaei-Kashani, Farnoush" w:date="2021-08-26T15:06:00Z">
        <w:r w:rsidR="00F91A61">
          <w:rPr>
            <w:sz w:val="26"/>
            <w:szCs w:val="26"/>
          </w:rPr>
          <w:t>“</w:t>
        </w:r>
      </w:ins>
      <w:r w:rsidRPr="00D97EDA">
        <w:rPr>
          <w:sz w:val="26"/>
          <w:szCs w:val="26"/>
        </w:rPr>
        <w:t>APIS &amp; Services</w:t>
      </w:r>
      <w:ins w:id="170" w:author="Banaei-Kashani, Farnoush" w:date="2021-08-26T15:06:00Z">
        <w:r w:rsidR="00F91A61">
          <w:rPr>
            <w:sz w:val="26"/>
            <w:szCs w:val="26"/>
          </w:rPr>
          <w:t>”</w:t>
        </w:r>
      </w:ins>
      <w:r w:rsidRPr="00D97EDA">
        <w:rPr>
          <w:sz w:val="26"/>
          <w:szCs w:val="26"/>
        </w:rPr>
        <w:t xml:space="preserve"> and then </w:t>
      </w:r>
      <w:ins w:id="171" w:author="Banaei-Kashani, Farnoush" w:date="2021-08-26T15:06:00Z">
        <w:r w:rsidR="00F91A61">
          <w:rPr>
            <w:sz w:val="26"/>
            <w:szCs w:val="26"/>
          </w:rPr>
          <w:t>“</w:t>
        </w:r>
      </w:ins>
      <w:r w:rsidRPr="00D97EDA">
        <w:rPr>
          <w:sz w:val="26"/>
          <w:szCs w:val="26"/>
        </w:rPr>
        <w:t>Credentials</w:t>
      </w:r>
      <w:ins w:id="172" w:author="Banaei-Kashani, Farnoush" w:date="2021-08-26T15:07:00Z">
        <w:r w:rsidR="00F91A61">
          <w:rPr>
            <w:sz w:val="26"/>
            <w:szCs w:val="26"/>
          </w:rPr>
          <w:t>”:</w:t>
        </w:r>
      </w:ins>
    </w:p>
    <w:p w14:paraId="33437278" w14:textId="601B190C" w:rsidR="00981108" w:rsidDel="00F91A61" w:rsidRDefault="00981108">
      <w:pPr>
        <w:rPr>
          <w:del w:id="173" w:author="Banaei-Kashani, Farnoush" w:date="2021-08-26T15:07:00Z"/>
        </w:rPr>
      </w:pPr>
    </w:p>
    <w:p w14:paraId="1F55B64C" w14:textId="363F347D" w:rsidR="00981108" w:rsidRDefault="00981108"/>
    <w:p w14:paraId="31CD5FB3" w14:textId="3EA03173" w:rsidR="00981108" w:rsidRDefault="00981108">
      <w:r>
        <w:rPr>
          <w:noProof/>
        </w:rPr>
        <w:drawing>
          <wp:inline distT="0" distB="0" distL="0" distR="0" wp14:anchorId="69CF6DB7" wp14:editId="783A10EC">
            <wp:extent cx="5943600" cy="3552825"/>
            <wp:effectExtent l="0" t="0" r="0" b="9525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D462" w14:textId="32400BBB" w:rsidR="00981108" w:rsidRDefault="00981108"/>
    <w:p w14:paraId="5E0EE0CB" w14:textId="7BD2C01B" w:rsidR="00981108" w:rsidRDefault="00981108"/>
    <w:p w14:paraId="3C83C5A5" w14:textId="77777777" w:rsidR="00F91A61" w:rsidRDefault="00F91A61">
      <w:pPr>
        <w:rPr>
          <w:ins w:id="174" w:author="Banaei-Kashani, Farnoush" w:date="2021-08-26T15:07:00Z"/>
          <w:sz w:val="28"/>
          <w:szCs w:val="28"/>
        </w:rPr>
      </w:pPr>
    </w:p>
    <w:p w14:paraId="5F20CF62" w14:textId="176AE103" w:rsidR="00981108" w:rsidRPr="00D97EDA" w:rsidRDefault="00981108">
      <w:pPr>
        <w:rPr>
          <w:sz w:val="28"/>
          <w:szCs w:val="28"/>
        </w:rPr>
      </w:pPr>
      <w:r w:rsidRPr="00D97EDA">
        <w:rPr>
          <w:sz w:val="28"/>
          <w:szCs w:val="28"/>
        </w:rPr>
        <w:t xml:space="preserve">Choose </w:t>
      </w:r>
      <w:ins w:id="175" w:author="Banaei-Kashani, Farnoush" w:date="2021-08-26T15:07:00Z">
        <w:r w:rsidR="00F91A61">
          <w:rPr>
            <w:sz w:val="28"/>
            <w:szCs w:val="28"/>
          </w:rPr>
          <w:t>“</w:t>
        </w:r>
      </w:ins>
      <w:r w:rsidRPr="00D97EDA">
        <w:rPr>
          <w:sz w:val="28"/>
          <w:szCs w:val="28"/>
        </w:rPr>
        <w:t xml:space="preserve">Service </w:t>
      </w:r>
      <w:del w:id="176" w:author="Banaei-Kashani, Farnoush" w:date="2021-08-26T15:07:00Z">
        <w:r w:rsidRPr="00D97EDA" w:rsidDel="00F91A61">
          <w:rPr>
            <w:sz w:val="28"/>
            <w:szCs w:val="28"/>
          </w:rPr>
          <w:delText>account</w:delText>
        </w:r>
      </w:del>
      <w:ins w:id="177" w:author="Banaei-Kashani, Farnoush" w:date="2021-08-26T15:07:00Z">
        <w:r w:rsidR="00F91A61">
          <w:rPr>
            <w:sz w:val="28"/>
            <w:szCs w:val="28"/>
          </w:rPr>
          <w:t>A</w:t>
        </w:r>
        <w:r w:rsidR="00F91A61" w:rsidRPr="00D97EDA">
          <w:rPr>
            <w:sz w:val="28"/>
            <w:szCs w:val="28"/>
          </w:rPr>
          <w:t>ccount</w:t>
        </w:r>
        <w:r w:rsidR="00F91A61">
          <w:rPr>
            <w:sz w:val="28"/>
            <w:szCs w:val="28"/>
          </w:rPr>
          <w:t>”:</w:t>
        </w:r>
      </w:ins>
    </w:p>
    <w:p w14:paraId="517DFA4F" w14:textId="40C6B8EE" w:rsidR="00981108" w:rsidRDefault="00981108">
      <w:r>
        <w:rPr>
          <w:noProof/>
        </w:rPr>
        <w:drawing>
          <wp:inline distT="0" distB="0" distL="0" distR="0" wp14:anchorId="1F1350E8" wp14:editId="0178DA81">
            <wp:extent cx="5943600" cy="35337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49A5" w14:textId="44F229AE" w:rsidR="00981108" w:rsidRDefault="00981108"/>
    <w:p w14:paraId="1935E097" w14:textId="6F3746EE" w:rsidR="00981108" w:rsidRDefault="00981108">
      <w:r>
        <w:rPr>
          <w:noProof/>
        </w:rPr>
        <w:lastRenderedPageBreak/>
        <w:drawing>
          <wp:inline distT="0" distB="0" distL="0" distR="0" wp14:anchorId="01BA3C5D" wp14:editId="62C9616C">
            <wp:extent cx="5943600" cy="3552825"/>
            <wp:effectExtent l="0" t="0" r="0" b="952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1524" w14:textId="6C064D24" w:rsidR="00981108" w:rsidRDefault="00981108"/>
    <w:p w14:paraId="48CA59C9" w14:textId="29B5AB94" w:rsidR="00981108" w:rsidDel="00396012" w:rsidRDefault="00396012">
      <w:pPr>
        <w:rPr>
          <w:del w:id="178" w:author="Nguyen, Khang" w:date="2021-09-14T09:51:00Z"/>
        </w:rPr>
      </w:pPr>
      <w:ins w:id="179" w:author="Nguyen, Khang" w:date="2021-09-14T09:51:00Z">
        <w:r>
          <w:t>Copy service accounts for permission later</w:t>
        </w:r>
      </w:ins>
    </w:p>
    <w:p w14:paraId="4B8DC9D6" w14:textId="6FCA1E47" w:rsidR="00981108" w:rsidDel="00396012" w:rsidRDefault="00981108">
      <w:pPr>
        <w:rPr>
          <w:del w:id="180" w:author="Nguyen, Khang" w:date="2021-09-14T09:51:00Z"/>
        </w:rPr>
      </w:pPr>
    </w:p>
    <w:p w14:paraId="105AD7E6" w14:textId="62E2BF3C" w:rsidR="00F91A61" w:rsidRDefault="00F91A61">
      <w:pPr>
        <w:rPr>
          <w:ins w:id="181" w:author="Nguyen, Khang" w:date="2021-09-14T09:51:00Z"/>
          <w:sz w:val="28"/>
          <w:szCs w:val="28"/>
        </w:rPr>
      </w:pPr>
    </w:p>
    <w:p w14:paraId="2FCF5337" w14:textId="330F41A2" w:rsidR="00396012" w:rsidRDefault="00396012">
      <w:pPr>
        <w:rPr>
          <w:ins w:id="182" w:author="Nguyen, Khang" w:date="2021-09-14T09:51:00Z"/>
          <w:sz w:val="28"/>
          <w:szCs w:val="28"/>
        </w:rPr>
      </w:pPr>
      <w:ins w:id="183" w:author="Nguyen, Khang" w:date="2021-09-14T09:51:00Z">
        <w:r>
          <w:rPr>
            <w:noProof/>
          </w:rPr>
          <w:drawing>
            <wp:inline distT="0" distB="0" distL="0" distR="0" wp14:anchorId="0C166E69" wp14:editId="6B944B07">
              <wp:extent cx="5943600" cy="3834765"/>
              <wp:effectExtent l="0" t="0" r="0" b="0"/>
              <wp:docPr id="33" name="Picture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/>
                      <pic:cNvPicPr>
                        <a:picLocks noChangeAspect="1" noChangeArrowheads="1"/>
                      </pic:cNvPicPr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3834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B55A184" w14:textId="77777777" w:rsidR="00396012" w:rsidRDefault="00396012">
      <w:pPr>
        <w:rPr>
          <w:ins w:id="184" w:author="Banaei-Kashani, Farnoush" w:date="2021-08-26T15:07:00Z"/>
          <w:sz w:val="28"/>
          <w:szCs w:val="28"/>
        </w:rPr>
      </w:pPr>
    </w:p>
    <w:p w14:paraId="37F88174" w14:textId="7A46FCBD" w:rsidR="00981108" w:rsidRPr="00D97EDA" w:rsidRDefault="00981108">
      <w:pPr>
        <w:rPr>
          <w:sz w:val="28"/>
          <w:szCs w:val="28"/>
        </w:rPr>
      </w:pPr>
      <w:r w:rsidRPr="00D97EDA">
        <w:rPr>
          <w:sz w:val="28"/>
          <w:szCs w:val="28"/>
        </w:rPr>
        <w:t xml:space="preserve">Click on </w:t>
      </w:r>
      <w:proofErr w:type="spellStart"/>
      <w:r w:rsidRPr="00D97EDA">
        <w:rPr>
          <w:sz w:val="28"/>
          <w:szCs w:val="28"/>
        </w:rPr>
        <w:t>service-account@bigdata</w:t>
      </w:r>
      <w:proofErr w:type="spellEnd"/>
      <w:r w:rsidRPr="00D97EDA">
        <w:rPr>
          <w:sz w:val="28"/>
          <w:szCs w:val="28"/>
        </w:rPr>
        <w:t>...</w:t>
      </w:r>
    </w:p>
    <w:p w14:paraId="1C14158B" w14:textId="76CC5BDE" w:rsidR="00981108" w:rsidRDefault="00981108">
      <w:r>
        <w:rPr>
          <w:noProof/>
        </w:rPr>
        <w:drawing>
          <wp:inline distT="0" distB="0" distL="0" distR="0" wp14:anchorId="18ED3AAD" wp14:editId="44D03C51">
            <wp:extent cx="6203633" cy="1590675"/>
            <wp:effectExtent l="0" t="0" r="6985" b="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03951" cy="159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91AA" w14:textId="6B1063E4" w:rsidR="00981108" w:rsidRDefault="00981108">
      <w:pPr>
        <w:rPr>
          <w:ins w:id="185" w:author="Nguyen, Khang" w:date="2021-09-14T09:50:00Z"/>
        </w:rPr>
      </w:pPr>
    </w:p>
    <w:p w14:paraId="6ED520FB" w14:textId="015F2078" w:rsidR="00396012" w:rsidRDefault="00396012">
      <w:pPr>
        <w:rPr>
          <w:ins w:id="186" w:author="Nguyen, Khang" w:date="2021-09-14T09:50:00Z"/>
        </w:rPr>
      </w:pPr>
    </w:p>
    <w:p w14:paraId="396D42A2" w14:textId="4044C431" w:rsidR="00396012" w:rsidRDefault="00396012">
      <w:pPr>
        <w:rPr>
          <w:ins w:id="187" w:author="Nguyen, Khang" w:date="2021-09-14T09:51:00Z"/>
        </w:rPr>
      </w:pPr>
    </w:p>
    <w:p w14:paraId="2927705B" w14:textId="690E23C1" w:rsidR="00396012" w:rsidRDefault="00396012">
      <w:pPr>
        <w:rPr>
          <w:ins w:id="188" w:author="Nguyen, Khang" w:date="2021-09-14T09:51:00Z"/>
        </w:rPr>
      </w:pPr>
    </w:p>
    <w:p w14:paraId="5E7E9501" w14:textId="392724CD" w:rsidR="00396012" w:rsidRDefault="00396012">
      <w:pPr>
        <w:rPr>
          <w:ins w:id="189" w:author="Nguyen, Khang" w:date="2021-09-14T09:51:00Z"/>
        </w:rPr>
      </w:pPr>
    </w:p>
    <w:p w14:paraId="2DBB935B" w14:textId="30292905" w:rsidR="00396012" w:rsidRDefault="00396012">
      <w:ins w:id="190" w:author="Nguyen, Khang" w:date="2021-09-14T09:51:00Z">
        <w:r>
          <w:t>Click on Grant Access</w:t>
        </w:r>
      </w:ins>
    </w:p>
    <w:p w14:paraId="0239CE50" w14:textId="332C8928" w:rsidR="00981108" w:rsidRDefault="00981108">
      <w:r>
        <w:rPr>
          <w:noProof/>
        </w:rPr>
        <w:drawing>
          <wp:inline distT="0" distB="0" distL="0" distR="0" wp14:anchorId="17038241" wp14:editId="0B3CB9EE">
            <wp:extent cx="5943600" cy="211455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85FE" w14:textId="2FA20CAE" w:rsidR="00981108" w:rsidRDefault="00981108">
      <w:pPr>
        <w:rPr>
          <w:ins w:id="191" w:author="Nguyen, Khang" w:date="2021-09-14T09:51:00Z"/>
        </w:rPr>
      </w:pPr>
    </w:p>
    <w:p w14:paraId="76CD4D9E" w14:textId="395BF9F7" w:rsidR="00396012" w:rsidRDefault="00396012">
      <w:pPr>
        <w:rPr>
          <w:ins w:id="192" w:author="Nguyen, Khang" w:date="2021-09-14T09:51:00Z"/>
        </w:rPr>
      </w:pPr>
      <w:ins w:id="193" w:author="Nguyen, Khang" w:date="2021-09-14T09:51:00Z">
        <w:r>
          <w:rPr>
            <w:noProof/>
          </w:rPr>
          <w:lastRenderedPageBreak/>
          <w:drawing>
            <wp:inline distT="0" distB="0" distL="0" distR="0" wp14:anchorId="1C852F6D" wp14:editId="28362561">
              <wp:extent cx="5329451" cy="4878062"/>
              <wp:effectExtent l="0" t="0" r="5080" b="0"/>
              <wp:docPr id="30" name="Picture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2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0363" cy="487889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8913B0B" w14:textId="1222DE3E" w:rsidR="00396012" w:rsidRDefault="00396012">
      <w:pPr>
        <w:rPr>
          <w:ins w:id="194" w:author="Nguyen, Khang" w:date="2021-09-14T09:53:00Z"/>
        </w:rPr>
      </w:pPr>
    </w:p>
    <w:p w14:paraId="5EB4A6FF" w14:textId="5377607F" w:rsidR="004C60EC" w:rsidRDefault="004C60EC">
      <w:pPr>
        <w:rPr>
          <w:ins w:id="195" w:author="Nguyen, Khang" w:date="2021-09-14T09:53:00Z"/>
        </w:rPr>
      </w:pPr>
    </w:p>
    <w:p w14:paraId="25BDDC81" w14:textId="7FC0F7B5" w:rsidR="004C60EC" w:rsidRDefault="004C60EC">
      <w:pPr>
        <w:rPr>
          <w:ins w:id="196" w:author="Nguyen, Khang" w:date="2021-09-14T09:53:00Z"/>
        </w:rPr>
      </w:pPr>
    </w:p>
    <w:p w14:paraId="28EBD976" w14:textId="7B023D55" w:rsidR="004C60EC" w:rsidRDefault="004C60EC">
      <w:pPr>
        <w:rPr>
          <w:ins w:id="197" w:author="Nguyen, Khang" w:date="2021-09-14T09:53:00Z"/>
        </w:rPr>
      </w:pPr>
    </w:p>
    <w:p w14:paraId="1FF7F24C" w14:textId="06171060" w:rsidR="004C60EC" w:rsidRDefault="004C60EC">
      <w:pPr>
        <w:rPr>
          <w:ins w:id="198" w:author="Nguyen, Khang" w:date="2021-09-14T09:53:00Z"/>
        </w:rPr>
      </w:pPr>
    </w:p>
    <w:p w14:paraId="3DDBE048" w14:textId="373806D8" w:rsidR="004C60EC" w:rsidRDefault="004C60EC">
      <w:pPr>
        <w:rPr>
          <w:ins w:id="199" w:author="Nguyen, Khang" w:date="2021-09-14T09:53:00Z"/>
        </w:rPr>
      </w:pPr>
    </w:p>
    <w:p w14:paraId="7B6B5A64" w14:textId="6077AAEF" w:rsidR="004C60EC" w:rsidRDefault="004C60EC">
      <w:pPr>
        <w:rPr>
          <w:ins w:id="200" w:author="Nguyen, Khang" w:date="2021-09-14T09:53:00Z"/>
        </w:rPr>
      </w:pPr>
    </w:p>
    <w:p w14:paraId="69E56F5C" w14:textId="21EE02C7" w:rsidR="004C60EC" w:rsidRDefault="004C60EC">
      <w:pPr>
        <w:rPr>
          <w:ins w:id="201" w:author="Nguyen, Khang" w:date="2021-09-14T09:53:00Z"/>
        </w:rPr>
      </w:pPr>
    </w:p>
    <w:p w14:paraId="42ED446A" w14:textId="23667239" w:rsidR="004C60EC" w:rsidRDefault="004C60EC">
      <w:pPr>
        <w:rPr>
          <w:ins w:id="202" w:author="Nguyen, Khang" w:date="2021-09-14T09:53:00Z"/>
        </w:rPr>
      </w:pPr>
    </w:p>
    <w:p w14:paraId="2C38B4C6" w14:textId="167BCF06" w:rsidR="004C60EC" w:rsidRDefault="004C60EC">
      <w:pPr>
        <w:rPr>
          <w:ins w:id="203" w:author="Nguyen, Khang" w:date="2021-09-14T09:53:00Z"/>
        </w:rPr>
      </w:pPr>
    </w:p>
    <w:p w14:paraId="26C1CA69" w14:textId="77777777" w:rsidR="004C60EC" w:rsidRDefault="004C60EC"/>
    <w:p w14:paraId="47EC3883" w14:textId="0E6F9E16" w:rsidR="00396012" w:rsidRDefault="00DA1614">
      <w:ins w:id="204" w:author="Nguyen, Khang" w:date="2021-09-14T09:46:00Z">
        <w:r>
          <w:lastRenderedPageBreak/>
          <w:t xml:space="preserve">Click on </w:t>
        </w:r>
      </w:ins>
      <w:ins w:id="205" w:author="Nguyen, Khang" w:date="2021-09-14T09:47:00Z">
        <w:r>
          <w:t>Keys tab</w:t>
        </w:r>
      </w:ins>
      <w:ins w:id="206" w:author="Nguyen, Khang" w:date="2021-09-14T09:48:00Z">
        <w:r w:rsidR="00396012">
          <w:t xml:space="preserve"> then Create New Key</w:t>
        </w:r>
      </w:ins>
    </w:p>
    <w:p w14:paraId="38E17E90" w14:textId="00633DB1" w:rsidR="00981108" w:rsidRDefault="00981108">
      <w:r>
        <w:rPr>
          <w:noProof/>
        </w:rPr>
        <w:drawing>
          <wp:inline distT="0" distB="0" distL="0" distR="0" wp14:anchorId="152F7FD1" wp14:editId="275AC285">
            <wp:extent cx="5943600" cy="3314700"/>
            <wp:effectExtent l="0" t="0" r="0" b="0"/>
            <wp:docPr id="16" name="Picture 16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Team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7069" w14:textId="4E98F87F" w:rsidR="00981108" w:rsidRDefault="00981108">
      <w:pPr>
        <w:rPr>
          <w:ins w:id="207" w:author="Nguyen, Khang" w:date="2021-09-12T14:20:00Z"/>
        </w:rPr>
      </w:pPr>
      <w:r>
        <w:rPr>
          <w:noProof/>
        </w:rPr>
        <w:drawing>
          <wp:inline distT="0" distB="0" distL="0" distR="0" wp14:anchorId="647FB26B" wp14:editId="38DDB0BC">
            <wp:extent cx="5343525" cy="3590925"/>
            <wp:effectExtent l="0" t="0" r="9525" b="952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EF09" w14:textId="304F7238" w:rsidR="008F3704" w:rsidRDefault="008F3704">
      <w:pPr>
        <w:rPr>
          <w:ins w:id="208" w:author="Nguyen, Khang" w:date="2021-09-12T14:20:00Z"/>
        </w:rPr>
      </w:pPr>
      <w:ins w:id="209" w:author="Nguyen, Khang" w:date="2021-09-12T14:20:00Z">
        <w:r>
          <w:t xml:space="preserve">Make sure your service account will be added to </w:t>
        </w:r>
      </w:ins>
      <w:ins w:id="210" w:author="Nguyen, Khang" w:date="2021-09-12T14:21:00Z">
        <w:r>
          <w:t>Spanner</w:t>
        </w:r>
        <w:r w:rsidR="00BD5B03">
          <w:t xml:space="preserve"> under Permission tab</w:t>
        </w:r>
      </w:ins>
    </w:p>
    <w:p w14:paraId="35CD0021" w14:textId="6F51CBE3" w:rsidR="008F3704" w:rsidRDefault="008F3704">
      <w:pPr>
        <w:rPr>
          <w:ins w:id="211" w:author="Nguyen, Khang" w:date="2021-09-14T09:57:00Z"/>
        </w:rPr>
      </w:pPr>
    </w:p>
    <w:p w14:paraId="3007A7A5" w14:textId="30B7393D" w:rsidR="004C60EC" w:rsidRDefault="004C60EC">
      <w:pPr>
        <w:rPr>
          <w:ins w:id="212" w:author="Nguyen, Khang" w:date="2021-09-14T09:57:00Z"/>
        </w:rPr>
      </w:pPr>
    </w:p>
    <w:p w14:paraId="001B99E7" w14:textId="30A38501" w:rsidR="004C60EC" w:rsidRDefault="004C60EC">
      <w:pPr>
        <w:rPr>
          <w:ins w:id="213" w:author="Nguyen, Khang" w:date="2021-09-12T14:20:00Z"/>
        </w:rPr>
      </w:pPr>
      <w:ins w:id="214" w:author="Nguyen, Khang" w:date="2021-09-14T09:57:00Z">
        <w:r>
          <w:rPr>
            <w:noProof/>
          </w:rPr>
          <w:lastRenderedPageBreak/>
          <w:drawing>
            <wp:inline distT="0" distB="0" distL="0" distR="0" wp14:anchorId="04A58EEF" wp14:editId="08F923C9">
              <wp:extent cx="6371539" cy="3594735"/>
              <wp:effectExtent l="0" t="0" r="0" b="5715"/>
              <wp:docPr id="35" name="Picture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/>
                      <pic:cNvPicPr>
                        <a:picLocks noChangeAspect="1" noChangeArrowheads="1"/>
                      </pic:cNvPicPr>
                    </pic:nvPicPr>
                    <pic:blipFill>
                      <a:blip r:embed="rId3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97881" cy="360959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78A25EE" w14:textId="7D2B10C4" w:rsidR="008F3704" w:rsidRDefault="008F3704">
      <w:ins w:id="215" w:author="Nguyen, Khang" w:date="2021-09-12T14:20:00Z">
        <w:r>
          <w:rPr>
            <w:noProof/>
          </w:rPr>
          <w:drawing>
            <wp:inline distT="0" distB="0" distL="0" distR="0" wp14:anchorId="782F31A6" wp14:editId="054E0687">
              <wp:extent cx="6355697" cy="2921790"/>
              <wp:effectExtent l="0" t="0" r="7620" b="0"/>
              <wp:docPr id="24" name="Pictur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82388" cy="29340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12B0524" w14:textId="1D5D0A3D" w:rsidR="00981108" w:rsidRDefault="00981108">
      <w:pPr>
        <w:rPr>
          <w:ins w:id="216" w:author="Nguyen, Khang" w:date="2021-09-14T09:57:00Z"/>
        </w:rPr>
      </w:pPr>
    </w:p>
    <w:p w14:paraId="155E8B8C" w14:textId="77777777" w:rsidR="004C60EC" w:rsidRDefault="004C60EC"/>
    <w:p w14:paraId="02053C46" w14:textId="2D639D2A" w:rsidR="00981108" w:rsidRPr="00D97EDA" w:rsidRDefault="00981108">
      <w:pPr>
        <w:rPr>
          <w:sz w:val="26"/>
          <w:szCs w:val="26"/>
        </w:rPr>
      </w:pPr>
      <w:r w:rsidRPr="00D97EDA">
        <w:rPr>
          <w:sz w:val="26"/>
          <w:szCs w:val="26"/>
        </w:rPr>
        <w:t>You should see a new download file name bigdatasystems-fall2021…json. Please keep this file</w:t>
      </w:r>
      <w:r w:rsidR="00D97EDA">
        <w:rPr>
          <w:sz w:val="26"/>
          <w:szCs w:val="26"/>
        </w:rPr>
        <w:t>,</w:t>
      </w:r>
      <w:r w:rsidRPr="00D97EDA">
        <w:rPr>
          <w:sz w:val="26"/>
          <w:szCs w:val="26"/>
        </w:rPr>
        <w:t xml:space="preserve"> so </w:t>
      </w:r>
      <w:r w:rsidR="00D97EDA" w:rsidRPr="00D97EDA">
        <w:rPr>
          <w:sz w:val="26"/>
          <w:szCs w:val="26"/>
        </w:rPr>
        <w:t>later</w:t>
      </w:r>
      <w:r w:rsidRPr="00D97EDA">
        <w:rPr>
          <w:sz w:val="26"/>
          <w:szCs w:val="26"/>
        </w:rPr>
        <w:t xml:space="preserve"> you can utilize this credential json file to access to Google Cloud API</w:t>
      </w:r>
      <w:r w:rsidR="007C3B67">
        <w:rPr>
          <w:sz w:val="26"/>
          <w:szCs w:val="26"/>
        </w:rPr>
        <w:t>.</w:t>
      </w:r>
    </w:p>
    <w:p w14:paraId="78FD511D" w14:textId="77777777" w:rsidR="00981108" w:rsidRDefault="00981108"/>
    <w:p w14:paraId="5DFCE957" w14:textId="77777777" w:rsidR="00981108" w:rsidRDefault="00981108"/>
    <w:p w14:paraId="189A7F30" w14:textId="77777777" w:rsidR="00981108" w:rsidRDefault="00981108"/>
    <w:p w14:paraId="78F98445" w14:textId="6F6EE600" w:rsidR="003A4512" w:rsidRDefault="003A4512" w:rsidP="003A4512">
      <w:pPr>
        <w:rPr>
          <w:ins w:id="217" w:author="Nguyen, Khang" w:date="2021-09-12T14:37:00Z"/>
          <w:sz w:val="36"/>
          <w:szCs w:val="36"/>
        </w:rPr>
      </w:pPr>
      <w:ins w:id="218" w:author="Nguyen, Khang" w:date="2021-09-12T14:34:00Z">
        <w:r w:rsidRPr="003A4512">
          <w:rPr>
            <w:sz w:val="36"/>
            <w:szCs w:val="36"/>
            <w:rPrChange w:id="219" w:author="Nguyen, Khang" w:date="2021-09-12T14:36:00Z">
              <w:rPr>
                <w:sz w:val="28"/>
                <w:szCs w:val="28"/>
              </w:rPr>
            </w:rPrChange>
          </w:rPr>
          <w:t>Enable Big</w:t>
        </w:r>
      </w:ins>
      <w:ins w:id="220" w:author="Nguyen, Khang" w:date="2021-09-12T14:36:00Z">
        <w:r>
          <w:rPr>
            <w:sz w:val="36"/>
            <w:szCs w:val="36"/>
          </w:rPr>
          <w:t xml:space="preserve"> </w:t>
        </w:r>
      </w:ins>
      <w:ins w:id="221" w:author="Nguyen, Khang" w:date="2021-09-12T14:34:00Z">
        <w:r w:rsidRPr="003A4512">
          <w:rPr>
            <w:sz w:val="36"/>
            <w:szCs w:val="36"/>
            <w:rPrChange w:id="222" w:author="Nguyen, Khang" w:date="2021-09-12T14:36:00Z">
              <w:rPr>
                <w:sz w:val="28"/>
                <w:szCs w:val="28"/>
              </w:rPr>
            </w:rPrChange>
          </w:rPr>
          <w:t>Table:</w:t>
        </w:r>
      </w:ins>
    </w:p>
    <w:p w14:paraId="0C7A849D" w14:textId="533E4331" w:rsidR="003A4512" w:rsidRDefault="003A4512" w:rsidP="003A4512">
      <w:pPr>
        <w:rPr>
          <w:ins w:id="223" w:author="Nguyen, Khang" w:date="2021-09-12T14:37:00Z"/>
          <w:sz w:val="36"/>
          <w:szCs w:val="36"/>
        </w:rPr>
      </w:pPr>
    </w:p>
    <w:p w14:paraId="16A48592" w14:textId="29DAB5DB" w:rsidR="003A4512" w:rsidRPr="003A4512" w:rsidRDefault="003A4512" w:rsidP="003A4512">
      <w:pPr>
        <w:rPr>
          <w:ins w:id="224" w:author="Nguyen, Khang" w:date="2021-09-12T14:36:00Z"/>
          <w:sz w:val="28"/>
          <w:szCs w:val="28"/>
          <w:rPrChange w:id="225" w:author="Nguyen, Khang" w:date="2021-09-12T14:37:00Z">
            <w:rPr>
              <w:ins w:id="226" w:author="Nguyen, Khang" w:date="2021-09-12T14:36:00Z"/>
              <w:sz w:val="36"/>
              <w:szCs w:val="36"/>
            </w:rPr>
          </w:rPrChange>
        </w:rPr>
      </w:pPr>
      <w:ins w:id="227" w:author="Nguyen, Khang" w:date="2021-09-12T14:37:00Z">
        <w:r>
          <w:rPr>
            <w:sz w:val="28"/>
            <w:szCs w:val="28"/>
          </w:rPr>
          <w:t>Navigate to this page</w:t>
        </w:r>
      </w:ins>
    </w:p>
    <w:p w14:paraId="64CF97B8" w14:textId="0AFC638F" w:rsidR="003A4512" w:rsidRDefault="003A4512" w:rsidP="003A4512">
      <w:pPr>
        <w:rPr>
          <w:ins w:id="228" w:author="Nguyen, Khang" w:date="2021-09-12T14:36:00Z"/>
          <w:sz w:val="36"/>
          <w:szCs w:val="36"/>
        </w:rPr>
      </w:pPr>
    </w:p>
    <w:p w14:paraId="0F842624" w14:textId="467F4D74" w:rsidR="003A4512" w:rsidRDefault="003A4512" w:rsidP="003A4512">
      <w:pPr>
        <w:rPr>
          <w:ins w:id="229" w:author="Nguyen, Khang" w:date="2021-09-12T14:37:00Z"/>
        </w:rPr>
      </w:pPr>
      <w:ins w:id="230" w:author="Nguyen, Khang" w:date="2021-09-12T14:36:00Z">
        <w:r>
          <w:rPr>
            <w:noProof/>
          </w:rPr>
          <w:drawing>
            <wp:inline distT="0" distB="0" distL="0" distR="0" wp14:anchorId="27111088" wp14:editId="75F91386">
              <wp:extent cx="5943600" cy="3042745"/>
              <wp:effectExtent l="0" t="0" r="0" b="5715"/>
              <wp:docPr id="26" name="Picture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4499" cy="3043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CCB2C24" w14:textId="7B484712" w:rsidR="003A4512" w:rsidRDefault="003A4512" w:rsidP="003A4512">
      <w:pPr>
        <w:rPr>
          <w:ins w:id="231" w:author="Nguyen, Khang" w:date="2021-09-12T14:37:00Z"/>
        </w:rPr>
      </w:pPr>
    </w:p>
    <w:p w14:paraId="1EDB7E6B" w14:textId="0775C517" w:rsidR="003A4512" w:rsidRDefault="003A4512" w:rsidP="003A4512">
      <w:pPr>
        <w:rPr>
          <w:ins w:id="232" w:author="Nguyen, Khang" w:date="2021-09-12T14:38:00Z"/>
        </w:rPr>
      </w:pPr>
      <w:ins w:id="233" w:author="Nguyen, Khang" w:date="2021-09-12T14:38:00Z">
        <w:r>
          <w:rPr>
            <w:noProof/>
          </w:rPr>
          <w:lastRenderedPageBreak/>
          <w:drawing>
            <wp:inline distT="0" distB="0" distL="0" distR="0" wp14:anchorId="4B3A0102" wp14:editId="0B45951A">
              <wp:extent cx="5324475" cy="5572125"/>
              <wp:effectExtent l="0" t="0" r="9525" b="9525"/>
              <wp:docPr id="27" name="Picture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24475" cy="5572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C16B123" w14:textId="0D5C08F4" w:rsidR="003A4512" w:rsidRDefault="003A4512" w:rsidP="003A4512">
      <w:pPr>
        <w:rPr>
          <w:ins w:id="234" w:author="Nguyen, Khang" w:date="2021-09-12T14:38:00Z"/>
        </w:rPr>
      </w:pPr>
      <w:ins w:id="235" w:author="Nguyen, Khang" w:date="2021-09-12T14:38:00Z">
        <w:r>
          <w:rPr>
            <w:noProof/>
          </w:rPr>
          <w:lastRenderedPageBreak/>
          <w:drawing>
            <wp:inline distT="0" distB="0" distL="0" distR="0" wp14:anchorId="765A0F04" wp14:editId="77FF047C">
              <wp:extent cx="5295900" cy="8181975"/>
              <wp:effectExtent l="0" t="0" r="0" b="9525"/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95900" cy="81819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ED02E84" w14:textId="1B4078DF" w:rsidR="003A4512" w:rsidRDefault="003A4512" w:rsidP="003A4512">
      <w:pPr>
        <w:rPr>
          <w:ins w:id="236" w:author="Nguyen, Khang" w:date="2021-09-12T14:42:00Z"/>
        </w:rPr>
      </w:pPr>
      <w:ins w:id="237" w:author="Nguyen, Khang" w:date="2021-09-12T14:40:00Z">
        <w:r>
          <w:rPr>
            <w:noProof/>
          </w:rPr>
          <w:lastRenderedPageBreak/>
          <w:drawing>
            <wp:inline distT="0" distB="0" distL="0" distR="0" wp14:anchorId="1F41CF97" wp14:editId="0EE8FD0C">
              <wp:extent cx="5943600" cy="3563007"/>
              <wp:effectExtent l="0" t="0" r="0" b="0"/>
              <wp:docPr id="29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4806" cy="35637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369CFBE" w14:textId="01EA191B" w:rsidR="003A4512" w:rsidRDefault="003A4512" w:rsidP="003A4512">
      <w:pPr>
        <w:rPr>
          <w:ins w:id="238" w:author="Nguyen, Khang" w:date="2021-09-12T14:42:00Z"/>
        </w:rPr>
      </w:pPr>
    </w:p>
    <w:p w14:paraId="66C488B3" w14:textId="4BAB03B2" w:rsidR="003A4512" w:rsidRDefault="00C57EB7" w:rsidP="003A4512">
      <w:pPr>
        <w:rPr>
          <w:ins w:id="239" w:author="Nguyen, Khang" w:date="2021-09-12T17:20:00Z"/>
          <w:color w:val="FF0000"/>
        </w:rPr>
      </w:pPr>
      <w:ins w:id="240" w:author="Nguyen, Khang" w:date="2021-09-12T17:20:00Z">
        <w:r w:rsidRPr="00C57EB7">
          <w:rPr>
            <w:color w:val="FF0000"/>
            <w:rPrChange w:id="241" w:author="Nguyen, Khang" w:date="2021-09-12T17:20:00Z">
              <w:rPr/>
            </w:rPrChange>
          </w:rPr>
          <w:t>Noted</w:t>
        </w:r>
        <w:r>
          <w:rPr>
            <w:color w:val="FF0000"/>
          </w:rPr>
          <w:t>:</w:t>
        </w:r>
      </w:ins>
    </w:p>
    <w:p w14:paraId="7AB9969B" w14:textId="3D15DCDB" w:rsidR="00C57EB7" w:rsidRDefault="00C57EB7" w:rsidP="003A4512">
      <w:pPr>
        <w:rPr>
          <w:ins w:id="242" w:author="Nguyen, Khang" w:date="2021-09-12T17:21:00Z"/>
          <w:color w:val="000000" w:themeColor="text1"/>
        </w:rPr>
      </w:pPr>
      <w:ins w:id="243" w:author="Nguyen, Khang" w:date="2021-09-12T17:20:00Z">
        <w:r>
          <w:rPr>
            <w:color w:val="000000" w:themeColor="text1"/>
          </w:rPr>
          <w:t xml:space="preserve">You need to make sure that you are authorized to access Google Service API by adding </w:t>
        </w:r>
      </w:ins>
      <w:ins w:id="244" w:author="Nguyen, Khang" w:date="2021-09-12T17:21:00Z">
        <w:r>
          <w:rPr>
            <w:color w:val="000000" w:themeColor="text1"/>
          </w:rPr>
          <w:t>service</w:t>
        </w:r>
      </w:ins>
      <w:ins w:id="245" w:author="Nguyen, Khang" w:date="2021-09-12T17:22:00Z">
        <w:r>
          <w:rPr>
            <w:color w:val="000000" w:themeColor="text1"/>
          </w:rPr>
          <w:t>-</w:t>
        </w:r>
      </w:ins>
      <w:ins w:id="246" w:author="Nguyen, Khang" w:date="2021-09-12T17:21:00Z">
        <w:r>
          <w:rPr>
            <w:color w:val="000000" w:themeColor="text1"/>
          </w:rPr>
          <w:t>account to Permission tab under Google Service API.</w:t>
        </w:r>
      </w:ins>
      <w:ins w:id="247" w:author="Nguyen, Khang" w:date="2021-09-12T17:25:00Z">
        <w:r w:rsidR="009D46DB">
          <w:rPr>
            <w:color w:val="000000" w:themeColor="text1"/>
          </w:rPr>
          <w:t xml:space="preserve"> Otherwise, you will </w:t>
        </w:r>
        <w:proofErr w:type="gramStart"/>
        <w:r w:rsidR="009D46DB">
          <w:rPr>
            <w:color w:val="000000" w:themeColor="text1"/>
          </w:rPr>
          <w:t>not</w:t>
        </w:r>
        <w:proofErr w:type="gramEnd"/>
        <w:r w:rsidR="009D46DB">
          <w:rPr>
            <w:color w:val="000000" w:themeColor="text1"/>
          </w:rPr>
          <w:t xml:space="preserve"> able to connect to Google Cloud API</w:t>
        </w:r>
      </w:ins>
    </w:p>
    <w:p w14:paraId="207D5749" w14:textId="023DF2F1" w:rsidR="00C57EB7" w:rsidRDefault="00C57EB7" w:rsidP="003A4512">
      <w:pPr>
        <w:rPr>
          <w:ins w:id="248" w:author="Nguyen, Khang" w:date="2021-09-12T17:21:00Z"/>
          <w:color w:val="000000" w:themeColor="text1"/>
        </w:rPr>
      </w:pPr>
      <w:ins w:id="249" w:author="Nguyen, Khang" w:date="2021-09-12T17:21:00Z">
        <w:r>
          <w:rPr>
            <w:color w:val="000000" w:themeColor="text1"/>
          </w:rPr>
          <w:t>For example:</w:t>
        </w:r>
      </w:ins>
    </w:p>
    <w:p w14:paraId="674001AF" w14:textId="570C4C17" w:rsidR="00C57EB7" w:rsidRDefault="00C57EB7" w:rsidP="003A4512">
      <w:pPr>
        <w:rPr>
          <w:ins w:id="250" w:author="Nguyen, Khang" w:date="2021-09-12T17:22:00Z"/>
          <w:color w:val="000000" w:themeColor="text1"/>
        </w:rPr>
      </w:pPr>
      <w:ins w:id="251" w:author="Nguyen, Khang" w:date="2021-09-12T17:22:00Z">
        <w:r>
          <w:rPr>
            <w:color w:val="000000" w:themeColor="text1"/>
          </w:rPr>
          <w:t>To check if service-account has access to Big Data API, you need navigate to Big Table, choose an instance, check permission tab.</w:t>
        </w:r>
      </w:ins>
    </w:p>
    <w:p w14:paraId="2CA4D811" w14:textId="467FF4EF" w:rsidR="00C57EB7" w:rsidRPr="00C57EB7" w:rsidRDefault="00C57EB7" w:rsidP="003A4512">
      <w:pPr>
        <w:rPr>
          <w:ins w:id="252" w:author="Nguyen, Khang" w:date="2021-09-12T17:16:00Z"/>
          <w:color w:val="000000" w:themeColor="text1"/>
          <w:rPrChange w:id="253" w:author="Nguyen, Khang" w:date="2021-09-12T17:20:00Z">
            <w:rPr>
              <w:ins w:id="254" w:author="Nguyen, Khang" w:date="2021-09-12T17:16:00Z"/>
            </w:rPr>
          </w:rPrChange>
        </w:rPr>
      </w:pPr>
      <w:ins w:id="255" w:author="Nguyen, Khang" w:date="2021-09-12T17:22:00Z">
        <w:r>
          <w:rPr>
            <w:noProof/>
          </w:rPr>
          <w:drawing>
            <wp:inline distT="0" distB="0" distL="0" distR="0" wp14:anchorId="35E44466" wp14:editId="098BABF0">
              <wp:extent cx="5943600" cy="2040890"/>
              <wp:effectExtent l="0" t="0" r="0" b="0"/>
              <wp:docPr id="31" name="Picture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0408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6EE943A" w14:textId="09B92DCB" w:rsidR="00EE6CF8" w:rsidRDefault="00EE6CF8" w:rsidP="003A4512">
      <w:pPr>
        <w:rPr>
          <w:ins w:id="256" w:author="Nguyen, Khang" w:date="2021-09-12T17:16:00Z"/>
        </w:rPr>
      </w:pPr>
    </w:p>
    <w:p w14:paraId="201E8B7B" w14:textId="4ED9B324" w:rsidR="00EE6CF8" w:rsidRDefault="00EE6CF8" w:rsidP="003A4512">
      <w:pPr>
        <w:rPr>
          <w:ins w:id="257" w:author="Nguyen, Khang" w:date="2021-09-12T17:16:00Z"/>
        </w:rPr>
      </w:pPr>
    </w:p>
    <w:p w14:paraId="10BA5488" w14:textId="5749A0D3" w:rsidR="00EE6CF8" w:rsidRDefault="00EE6CF8" w:rsidP="003A4512">
      <w:pPr>
        <w:rPr>
          <w:ins w:id="258" w:author="Nguyen, Khang" w:date="2021-09-12T17:16:00Z"/>
        </w:rPr>
      </w:pPr>
    </w:p>
    <w:p w14:paraId="3EAB9A11" w14:textId="77777777" w:rsidR="00EE6CF8" w:rsidRPr="003A4512" w:rsidRDefault="00EE6CF8"/>
    <w:sectPr w:rsidR="00EE6CF8" w:rsidRPr="003A45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anaei-Kashani, Farnoush">
    <w15:presenceInfo w15:providerId="AD" w15:userId="S-1-5-21-3931225680-1871015619-2963001510-1407370"/>
  </w15:person>
  <w15:person w15:author="Nguyen, Khang">
    <w15:presenceInfo w15:providerId="None" w15:userId="Nguyen, Kha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36F5"/>
    <w:rsid w:val="000448A4"/>
    <w:rsid w:val="00134BD3"/>
    <w:rsid w:val="0025401E"/>
    <w:rsid w:val="002D6B27"/>
    <w:rsid w:val="00396012"/>
    <w:rsid w:val="003A4512"/>
    <w:rsid w:val="004641A5"/>
    <w:rsid w:val="004A5236"/>
    <w:rsid w:val="004C60EC"/>
    <w:rsid w:val="004F240F"/>
    <w:rsid w:val="005D5EEE"/>
    <w:rsid w:val="007C3B67"/>
    <w:rsid w:val="008236F5"/>
    <w:rsid w:val="00846A89"/>
    <w:rsid w:val="008C3A2A"/>
    <w:rsid w:val="008F3704"/>
    <w:rsid w:val="00910FC7"/>
    <w:rsid w:val="00981108"/>
    <w:rsid w:val="009D46DB"/>
    <w:rsid w:val="00B34966"/>
    <w:rsid w:val="00BD5B03"/>
    <w:rsid w:val="00C57EB7"/>
    <w:rsid w:val="00D97EDA"/>
    <w:rsid w:val="00DA1614"/>
    <w:rsid w:val="00DD49A6"/>
    <w:rsid w:val="00EB0FD8"/>
    <w:rsid w:val="00EE6CF8"/>
    <w:rsid w:val="00F21BB3"/>
    <w:rsid w:val="00F42D82"/>
    <w:rsid w:val="00F91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6B849"/>
  <w15:chartTrackingRefBased/>
  <w15:docId w15:val="{028B32D9-947C-4F14-8A59-6D68CCDAE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236F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236F5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41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41A5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3A451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microsoft.com/office/2011/relationships/people" Target="peop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hyperlink" Target="https://cloud.google.com/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58D45A-C9CE-4B69-BCC1-50D4817106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18</Pages>
  <Words>547</Words>
  <Characters>3119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Khang</dc:creator>
  <cp:keywords/>
  <dc:description/>
  <cp:lastModifiedBy>Nguyen, Khang</cp:lastModifiedBy>
  <cp:revision>12</cp:revision>
  <dcterms:created xsi:type="dcterms:W3CDTF">2021-09-12T19:14:00Z</dcterms:created>
  <dcterms:modified xsi:type="dcterms:W3CDTF">2021-09-14T16:23:00Z</dcterms:modified>
</cp:coreProperties>
</file>